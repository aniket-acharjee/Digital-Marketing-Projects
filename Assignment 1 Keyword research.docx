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3392CC8" w14:textId="4410C1CC" w:rsidR="0070320F" w:rsidRPr="0070320F" w:rsidRDefault="0070320F" w:rsidP="00A227ED">
      <w:pPr>
        <w:pStyle w:val="Heading1"/>
        <w:jc w:val="center"/>
        <w:rPr>
          <w:b/>
          <w:bCs/>
          <w:sz w:val="72"/>
          <w:szCs w:val="72"/>
        </w:rPr>
      </w:pPr>
      <w:r w:rsidRPr="0070320F">
        <w:rPr>
          <w:b/>
          <w:bCs/>
          <w:sz w:val="72"/>
          <w:szCs w:val="72"/>
        </w:rPr>
        <w:t>Assignment 1</w:t>
      </w:r>
    </w:p>
    <w:p w14:paraId="1FCE2B00" w14:textId="77777777" w:rsidR="009870EB" w:rsidRDefault="009870EB" w:rsidP="00A227ED">
      <w:pPr>
        <w:rPr>
          <w:b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884886" w14:textId="77777777" w:rsidR="009870EB" w:rsidRDefault="009870EB" w:rsidP="00A227ED">
      <w:pPr>
        <w:rPr>
          <w:b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0E9FEB" w14:textId="43544FDA" w:rsidR="00B951A1" w:rsidRDefault="0070320F" w:rsidP="00A227ED">
      <w:pPr>
        <w:rPr>
          <w:b/>
          <w:bCs/>
          <w:color w:val="0B5294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317B">
        <w:rPr>
          <w:b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Topic</w:t>
      </w:r>
      <w:r w:rsidRPr="008D317B">
        <w:rPr>
          <w:color w:val="808080" w:themeColor="background1" w:themeShade="80"/>
          <w:sz w:val="36"/>
          <w:szCs w:val="36"/>
        </w:rPr>
        <w:t>:</w:t>
      </w:r>
      <w:r w:rsidRPr="0070320F">
        <w:rPr>
          <w:sz w:val="36"/>
          <w:szCs w:val="36"/>
        </w:rPr>
        <w:t xml:space="preserve"> </w:t>
      </w:r>
      <w:r w:rsidRPr="008D317B"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Keyword Research and Clustering for Blog Optimisation</w:t>
      </w:r>
    </w:p>
    <w:p w14:paraId="6547DA77" w14:textId="77777777" w:rsidR="008D317B" w:rsidRDefault="008D317B" w:rsidP="00A227ED">
      <w:pPr>
        <w:rPr>
          <w:b/>
          <w:bCs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7DA3F3" w14:textId="17B7125B" w:rsidR="0070320F" w:rsidRDefault="0070320F" w:rsidP="00A227ED">
      <w:pPr>
        <w:rPr>
          <w:b/>
          <w:bCs/>
          <w:color w:val="0B5294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317B">
        <w:rPr>
          <w:b/>
          <w:bCs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Student’s Name:</w:t>
      </w: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D317B"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Aniket Acharjee</w:t>
      </w:r>
    </w:p>
    <w:p w14:paraId="3AF87C4C" w14:textId="77777777" w:rsidR="008D317B" w:rsidRDefault="008D317B" w:rsidP="00A227ED">
      <w:pPr>
        <w:rPr>
          <w:b/>
          <w:bCs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D7B2F8" w14:textId="1094E3EC" w:rsidR="008D317B" w:rsidRDefault="008D317B" w:rsidP="00A227ED">
      <w:pPr>
        <w:rPr>
          <w:b/>
          <w:bCs/>
          <w:color w:val="0B5294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317B">
        <w:rPr>
          <w:b/>
          <w:bCs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Student’s ID:</w:t>
      </w: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D317B"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WAPL29122532458</w:t>
      </w:r>
    </w:p>
    <w:p w14:paraId="501598A8" w14:textId="77777777" w:rsidR="008D317B" w:rsidRDefault="008D317B" w:rsidP="00A227ED">
      <w:pPr>
        <w:rPr>
          <w:b/>
          <w:bCs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951EFC" w14:textId="69C545DA" w:rsidR="008D317B" w:rsidRDefault="008D317B" w:rsidP="00A227ED">
      <w:pP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317B">
        <w:rPr>
          <w:b/>
          <w:bCs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Subject:</w:t>
      </w: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870EB"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</w:t>
      </w:r>
      <w:r w:rsidRPr="008D317B"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Marketing With AI</w:t>
      </w:r>
    </w:p>
    <w:p w14:paraId="57E3791D" w14:textId="77777777" w:rsidR="008D317B" w:rsidRDefault="008D317B" w:rsidP="00A227ED">
      <w:pP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EEDCF6" w14:textId="199D4863" w:rsidR="009870EB" w:rsidRDefault="008D317B" w:rsidP="00A227ED">
      <w:pPr>
        <w:rPr>
          <w:b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70EB">
        <w:rPr>
          <w:b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 ID:</w:t>
      </w:r>
      <w:r w:rsidRPr="009870EB">
        <w:rPr>
          <w:bCs/>
          <w:color w:val="808080" w:themeColor="background1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870EB">
        <w:rPr>
          <w:b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WA-522-ARSI-IT-DIMAWIAI-APR-2026-1</w:t>
      </w:r>
    </w:p>
    <w:p w14:paraId="41EEC23A" w14:textId="77777777" w:rsidR="009870EB" w:rsidRDefault="009870EB" w:rsidP="00A227ED">
      <w:pPr>
        <w:rPr>
          <w:b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66130E3" w14:textId="7023B932" w:rsidR="008D317B" w:rsidRDefault="006B639A" w:rsidP="00A227ED">
      <w:pPr>
        <w:rPr>
          <w:b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FA0">
        <w:rPr>
          <w:b/>
          <w:color w:val="276DBB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Brand Information</w:t>
      </w:r>
      <w:r>
        <w:rPr>
          <w:b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1764CF">
        <w:rPr>
          <w:b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</w:t>
      </w:r>
    </w:p>
    <w:p w14:paraId="02E647B8" w14:textId="39EEAB64" w:rsidR="006B639A" w:rsidRDefault="006B639A" w:rsidP="00A227E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Brand Name:</w:t>
      </w:r>
      <w:r w:rsidR="0027033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F37BF" w:rsidRPr="000F37BF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 Insurance</w:t>
      </w:r>
    </w:p>
    <w:p w14:paraId="538EEA1E" w14:textId="2A6781F4" w:rsidR="00463617" w:rsidRPr="00CB5B11" w:rsidRDefault="00AE51C5" w:rsidP="00A227ED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Brand Website: </w:t>
      </w:r>
      <w:r w:rsidR="003C13F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="003C13F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"https://www.godigit.com/"</w:instrText>
      </w:r>
      <w:r w:rsidR="003C13F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="003C13F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3C13F7" w:rsidRPr="003C13F7">
        <w:rPr>
          <w:rStyle w:val="Hyperlink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www.godigit.com</w:t>
      </w:r>
      <w:r w:rsidR="003C13F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="00CB5B1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B5B11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(click)</w:t>
      </w:r>
    </w:p>
    <w:p w14:paraId="3237AF41" w14:textId="0251D7CA" w:rsidR="00F72FCA" w:rsidRPr="00022403" w:rsidRDefault="00022403" w:rsidP="00A227ED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Brand Logo:</w:t>
      </w:r>
      <w:r w:rsidR="00B1149C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4201F">
        <w:rPr>
          <w:noProof/>
          <w:color w:val="000000" w:themeColor="text1"/>
          <w:sz w:val="32"/>
          <w:szCs w:val="32"/>
        </w:rPr>
        <w:drawing>
          <wp:inline distT="0" distB="0" distL="0" distR="0" wp14:anchorId="18D008FF" wp14:editId="1CCFEA6D">
            <wp:extent cx="698500" cy="352425"/>
            <wp:effectExtent l="0" t="0" r="6350" b="9525"/>
            <wp:docPr id="66720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686" name="Picture 1208456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695" cy="36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7B24" w14:textId="065288B9" w:rsidR="006B639A" w:rsidRDefault="006B639A" w:rsidP="00A227E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Industry/Niche: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Financial service sector</w:t>
      </w:r>
      <w:r w:rsidR="0095066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General Insurance </w:t>
      </w:r>
    </w:p>
    <w:p w14:paraId="7608FA18" w14:textId="679B3B1A" w:rsidR="0095066D" w:rsidRDefault="0095066D" w:rsidP="00A227E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About The Brand: </w:t>
      </w:r>
      <w:r w:rsidR="000F37BF" w:rsidRPr="000F37BF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 Insurance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founded in 2016</w:t>
      </w:r>
      <w:r w:rsidR="00E27BA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has</w:t>
      </w:r>
      <w:r w:rsidR="00897A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C72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its </w:t>
      </w:r>
      <w:r w:rsidR="00897A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headquarters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Bangalore and Pune. The company aims to simplify insurance through digital convenience and a customer-centric process.</w:t>
      </w:r>
    </w:p>
    <w:p w14:paraId="29F066DD" w14:textId="5D35DD9B" w:rsidR="0095066D" w:rsidRDefault="0095066D" w:rsidP="00A227E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company provides:</w:t>
      </w:r>
    </w:p>
    <w:p w14:paraId="3A5FF1BE" w14:textId="40CE601F" w:rsidR="0095066D" w:rsidRDefault="0095066D" w:rsidP="00A227ED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Motor Insurance (</w:t>
      </w:r>
      <w:r w:rsidR="006F15C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="006F15C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"https://www.godigit.com/motor-insurance/car-insurance"</w:instrText>
      </w:r>
      <w:r w:rsidR="006F15C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="006F15C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6F15C9">
        <w:rPr>
          <w:rStyle w:val="Hyperlink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</w:t>
      </w:r>
      <w:r w:rsidR="006F15C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6451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="006451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"https://www.godigit.com/motor-insurance/two-wheeler-insurance"</w:instrText>
      </w:r>
      <w:r w:rsidR="006451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="006451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645183">
        <w:rPr>
          <w:rStyle w:val="Hyperlink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bikes</w:t>
      </w:r>
      <w:r w:rsidR="006451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B03E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="00B03E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"https://www.godigit.com/motor-insurance/commercial-vehicle-insurance/taxi-insurance"</w:instrText>
      </w:r>
      <w:r w:rsidR="00B03E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="00B03E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B03ED8">
        <w:rPr>
          <w:rStyle w:val="Hyperlink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commercial vehicles</w:t>
      </w:r>
      <w:r w:rsidR="00B03E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AE9B421" w14:textId="558EF0DD" w:rsidR="0095066D" w:rsidRDefault="0095066D" w:rsidP="00A227ED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Health Insurance</w:t>
      </w:r>
    </w:p>
    <w:p w14:paraId="1169AC06" w14:textId="4240CAB2" w:rsidR="0095066D" w:rsidRDefault="0095066D" w:rsidP="00A227ED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Travel Insurance</w:t>
      </w:r>
    </w:p>
    <w:p w14:paraId="16081D70" w14:textId="1033E4CA" w:rsidR="0095066D" w:rsidRDefault="0095066D" w:rsidP="00A227ED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 Insurance</w:t>
      </w:r>
    </w:p>
    <w:p w14:paraId="7D0DF837" w14:textId="7DBBC310" w:rsidR="0095066D" w:rsidRDefault="0095066D" w:rsidP="00A227ED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Insurance</w:t>
      </w:r>
    </w:p>
    <w:p w14:paraId="0B74C811" w14:textId="1D923C43" w:rsidR="0095066D" w:rsidRDefault="0095066D" w:rsidP="00A227ED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Marine and Liability Insurance</w:t>
      </w:r>
    </w:p>
    <w:p w14:paraId="5DD7536B" w14:textId="501F2624" w:rsidR="0037760C" w:rsidRDefault="0037760C" w:rsidP="00A227ED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Life Insurance</w:t>
      </w:r>
    </w:p>
    <w:p w14:paraId="6A6A23CE" w14:textId="3BCE57EC" w:rsidR="0037760C" w:rsidRDefault="0037760C" w:rsidP="00A227ED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Pension Scheme</w:t>
      </w:r>
    </w:p>
    <w:p w14:paraId="24AB57B7" w14:textId="77777777" w:rsidR="000F51C2" w:rsidRDefault="000F51C2" w:rsidP="00A227ED">
      <w:pPr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0B3CC7" w14:textId="41C187B6" w:rsidR="0095066D" w:rsidRDefault="0095066D" w:rsidP="00A227ED">
      <w:pPr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FA0">
        <w:rPr>
          <w:b/>
          <w:bCs/>
          <w:color w:val="276DBB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Brief</w:t>
      </w:r>
      <w:r w:rsidRPr="0095066D"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0DBE8D3" w14:textId="30ED79F9" w:rsidR="00080516" w:rsidRPr="00016795" w:rsidRDefault="00904CA7" w:rsidP="00A227E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79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working with Digit Insurance as an SEO trainee. The organisation is planning to publish a blog post on its official website to generate organic traffic and increase conversion rate.</w:t>
      </w:r>
    </w:p>
    <w:p w14:paraId="5D8DAE39" w14:textId="78D43155" w:rsidR="0095066D" w:rsidRPr="00351E18" w:rsidRDefault="0095066D" w:rsidP="00A227E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72BF">
        <w:rPr>
          <w:b/>
          <w:bCs/>
          <w:color w:val="276DBB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Blog Topic</w:t>
      </w:r>
      <w:r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3A9FBA4" w14:textId="145BDF5D" w:rsidR="007669E3" w:rsidRDefault="00823CC0" w:rsidP="00A227E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747F">
        <w:rPr>
          <w:sz w:val="32"/>
          <w:szCs w:val="32"/>
        </w:rPr>
        <w:t xml:space="preserve">Why </w:t>
      </w:r>
      <w:r w:rsidR="000F37BF" w:rsidRPr="000F37BF">
        <w:rPr>
          <w:b/>
          <w:sz w:val="32"/>
          <w:szCs w:val="32"/>
          <w:u w:val="single"/>
        </w:rPr>
        <w:t>Digit Insurance</w:t>
      </w:r>
      <w:r w:rsidRPr="0095747F">
        <w:rPr>
          <w:sz w:val="32"/>
          <w:szCs w:val="32"/>
        </w:rPr>
        <w:t xml:space="preserve"> is the easiest way to buy insurance</w:t>
      </w:r>
      <w:r w:rsidR="0095747F">
        <w:rPr>
          <w:sz w:val="32"/>
          <w:szCs w:val="32"/>
        </w:rPr>
        <w:t>!</w:t>
      </w:r>
    </w:p>
    <w:p w14:paraId="0998C574" w14:textId="7BAB3F58" w:rsidR="0095066D" w:rsidRPr="00C6782A" w:rsidRDefault="0095066D" w:rsidP="00A227E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72BF">
        <w:rPr>
          <w:b/>
          <w:bCs/>
          <w:color w:val="276DBB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 Audience</w:t>
      </w:r>
      <w:r w:rsidRPr="0095066D"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19E1736" w14:textId="7080DBC7" w:rsidR="0095066D" w:rsidRDefault="0095066D" w:rsidP="00A227ED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Individual/Families seeking health insurance</w:t>
      </w:r>
    </w:p>
    <w:p w14:paraId="2E79108C" w14:textId="59C22843" w:rsidR="0095066D" w:rsidRDefault="0095066D" w:rsidP="00A227ED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Individuals buying their car/bikes</w:t>
      </w:r>
    </w:p>
    <w:p w14:paraId="0107F475" w14:textId="2DA842B7" w:rsidR="0095066D" w:rsidRDefault="00E62E0E" w:rsidP="00A227ED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Homeowners</w:t>
      </w:r>
      <w:r w:rsidR="0095066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looking for home insurance</w:t>
      </w:r>
    </w:p>
    <w:p w14:paraId="6131B0BF" w14:textId="72FCB115" w:rsidR="0095066D" w:rsidRDefault="0095066D" w:rsidP="00A227ED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Families planning for domestic and international travel</w:t>
      </w:r>
    </w:p>
    <w:p w14:paraId="184EB174" w14:textId="2D5E2E72" w:rsidR="009F6A26" w:rsidRDefault="009F6A26" w:rsidP="00A227ED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Business/Organisation owner</w:t>
      </w:r>
    </w:p>
    <w:p w14:paraId="099C79AF" w14:textId="5013743C" w:rsidR="000015FF" w:rsidRDefault="0068149A" w:rsidP="00A227ED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individual</w:t>
      </w:r>
      <w:r w:rsidR="00ED742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interested in securing </w:t>
      </w:r>
      <w:r w:rsidR="0030045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D742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future with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ED742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pension scheme</w:t>
      </w:r>
    </w:p>
    <w:p w14:paraId="2D13D73D" w14:textId="1B3E00A0" w:rsidR="0095066D" w:rsidRDefault="0095066D" w:rsidP="00A227ED">
      <w:pPr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72BF">
        <w:rPr>
          <w:b/>
          <w:bCs/>
          <w:color w:val="276DBB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 Goals</w:t>
      </w:r>
      <w:r w:rsidRPr="0095066D"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0C27C2C" w14:textId="7573F3C5" w:rsidR="0075179F" w:rsidRPr="00B81E55" w:rsidRDefault="0075179F" w:rsidP="00A227ED">
      <w:pPr>
        <w:rPr>
          <w:rFonts w:cstheme="minorHAns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1E55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Boost Policy Sales</w:t>
      </w:r>
      <w:r w:rsidR="00A320FA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B81E55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Drive Organic Traffic and Generate Leads</w:t>
      </w:r>
    </w:p>
    <w:p w14:paraId="171EB04B" w14:textId="79F2A08A" w:rsidR="0095066D" w:rsidRPr="0095066D" w:rsidRDefault="0095066D" w:rsidP="00A227ED">
      <w:pPr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72BF">
        <w:rPr>
          <w:b/>
          <w:bCs/>
          <w:color w:val="276DBB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intent behind this topic</w:t>
      </w:r>
      <w:r w:rsidRPr="0095066D"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DC3CDF9" w14:textId="0118AF7A" w:rsidR="0095066D" w:rsidRPr="0095066D" w:rsidRDefault="0095066D" w:rsidP="00A227ED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066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Educate customers about the importance of insurance</w:t>
      </w:r>
    </w:p>
    <w:p w14:paraId="3D3C5A72" w14:textId="77777777" w:rsidR="0095066D" w:rsidRPr="0095066D" w:rsidRDefault="0095066D" w:rsidP="00A227E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insurance in simple language</w:t>
      </w:r>
    </w:p>
    <w:p w14:paraId="14F7C5EB" w14:textId="46F9DB3A" w:rsidR="0095066D" w:rsidRPr="0095066D" w:rsidRDefault="0095066D" w:rsidP="00A227E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 customers understand health, motor, travel and business insurance</w:t>
      </w:r>
    </w:p>
    <w:p w14:paraId="382D2A68" w14:textId="239F23AB" w:rsidR="0095066D" w:rsidRPr="0095066D" w:rsidRDefault="0095066D" w:rsidP="00A227E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 trust and credibility among buyers</w:t>
      </w:r>
    </w:p>
    <w:p w14:paraId="3B2E159D" w14:textId="0474D857" w:rsidR="0095066D" w:rsidRPr="0095066D" w:rsidRDefault="0095066D" w:rsidP="00A227E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Organic traffic</w:t>
      </w:r>
    </w:p>
    <w:p w14:paraId="30B0182C" w14:textId="5F5B3F3A" w:rsidR="0095066D" w:rsidRPr="0095066D" w:rsidRDefault="0095066D" w:rsidP="00A227E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leads and sales</w:t>
      </w:r>
    </w:p>
    <w:p w14:paraId="66CDB9F4" w14:textId="15F9537D" w:rsidR="0095066D" w:rsidRPr="0095066D" w:rsidRDefault="0095066D" w:rsidP="00A227E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 customer retention</w:t>
      </w:r>
    </w:p>
    <w:p w14:paraId="63D6AA84" w14:textId="18231C05" w:rsidR="0095066D" w:rsidRPr="0095066D" w:rsidRDefault="0095066D" w:rsidP="00A227E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Promote online insurance purchase</w:t>
      </w:r>
    </w:p>
    <w:p w14:paraId="59BD56A9" w14:textId="77777777" w:rsidR="0095066D" w:rsidRDefault="0095066D" w:rsidP="00A227ED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FE14B3" w14:textId="77777777" w:rsidR="007669E3" w:rsidRDefault="007669E3" w:rsidP="00A227ED">
      <w:pPr>
        <w:rPr>
          <w:b/>
          <w:bCs/>
          <w:color w:val="276DBB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745BC8" w14:textId="5B27B957" w:rsidR="0095066D" w:rsidRDefault="0095066D" w:rsidP="00A227ED">
      <w:pPr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72BF">
        <w:rPr>
          <w:b/>
          <w:bCs/>
          <w:color w:val="276DBB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Pain points and motivations</w:t>
      </w:r>
      <w:r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A41588B" w14:textId="0537B62D" w:rsidR="0095066D" w:rsidRDefault="0095066D" w:rsidP="00A227ED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Complex Terms and Conditions:</w:t>
      </w:r>
    </w:p>
    <w:p w14:paraId="569D34A7" w14:textId="12358B0B" w:rsidR="0095066D" w:rsidRDefault="0095066D" w:rsidP="00A227E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A81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Pain points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Customers struggle to understand coverage, what is excluded and claim conditions.</w:t>
      </w:r>
    </w:p>
    <w:p w14:paraId="1D111545" w14:textId="1BA43F4D" w:rsidR="0095066D" w:rsidRPr="0095066D" w:rsidRDefault="0095066D" w:rsidP="00A227E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A81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Motivations</w:t>
      </w:r>
      <w:r w:rsidRPr="00336A8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Avoid large financial losses from accidents, illness</w:t>
      </w:r>
    </w:p>
    <w:p w14:paraId="579154EC" w14:textId="0B2B6596" w:rsidR="0095066D" w:rsidRPr="0095066D" w:rsidRDefault="000F37BF" w:rsidP="00A227E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4432"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 Insurance</w:t>
      </w:r>
      <w:r w:rsidR="00877422" w:rsidRPr="004D4432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5066D" w:rsidRPr="004D4432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</w:t>
      </w:r>
      <w:r w:rsidR="0095066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Simple and </w:t>
      </w:r>
      <w:r w:rsidR="000B25B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easy-to-understand</w:t>
      </w:r>
      <w:r w:rsidR="0095066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policies</w:t>
      </w:r>
    </w:p>
    <w:p w14:paraId="0D9895E4" w14:textId="77777777" w:rsidR="0095066D" w:rsidRPr="0095066D" w:rsidRDefault="0095066D" w:rsidP="00A227ED">
      <w:pPr>
        <w:ind w:left="720"/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82288C" w14:textId="5EA65ADC" w:rsidR="00B66293" w:rsidRPr="0095066D" w:rsidRDefault="0095066D" w:rsidP="00A227ED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Lack of trust</w:t>
      </w:r>
      <w:r w:rsidRPr="0095066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C1FF1FA" w14:textId="2DBD6616" w:rsidR="0095066D" w:rsidRPr="0095066D" w:rsidRDefault="0095066D" w:rsidP="00A227ED">
      <w:pPr>
        <w:pStyle w:val="ListParagraph"/>
        <w:numPr>
          <w:ilvl w:val="0"/>
          <w:numId w:val="8"/>
        </w:numP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Pain points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Hidden clause and fear of claim being rejected</w:t>
      </w:r>
    </w:p>
    <w:p w14:paraId="2A5808E9" w14:textId="66CCFCA6" w:rsidR="0095066D" w:rsidRPr="0095066D" w:rsidRDefault="0095066D" w:rsidP="00A227ED">
      <w:pPr>
        <w:pStyle w:val="ListParagraph"/>
        <w:numPr>
          <w:ilvl w:val="0"/>
          <w:numId w:val="8"/>
        </w:numP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Motivations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Feel secure knowing their unexpected expenses will be covered by insurance</w:t>
      </w:r>
    </w:p>
    <w:p w14:paraId="24469542" w14:textId="58EBC608" w:rsidR="0095066D" w:rsidRPr="0095066D" w:rsidRDefault="000F37BF" w:rsidP="00A227ED">
      <w:pPr>
        <w:pStyle w:val="ListParagraph"/>
        <w:numPr>
          <w:ilvl w:val="0"/>
          <w:numId w:val="8"/>
        </w:numP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7BF"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 Insurance</w:t>
      </w:r>
      <w:r w:rsidR="00211E86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Solution</w:t>
      </w:r>
      <w:r w:rsidR="0095066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Transparent communication and faster claim handling.</w:t>
      </w:r>
    </w:p>
    <w:p w14:paraId="47B8D4F1" w14:textId="77777777" w:rsidR="0095066D" w:rsidRPr="0095066D" w:rsidRDefault="0095066D" w:rsidP="00A227ED">
      <w:pPr>
        <w:ind w:left="720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3E5270" w14:textId="363E32AD" w:rsidR="00B66293" w:rsidRDefault="0095066D" w:rsidP="00A227ED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Complicated Claim </w:t>
      </w:r>
      <w:r w:rsidR="005628EF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Process:</w:t>
      </w:r>
    </w:p>
    <w:p w14:paraId="49AA1AA4" w14:textId="7C02FB72" w:rsidR="0095066D" w:rsidRPr="0095066D" w:rsidRDefault="0095066D" w:rsidP="00A227ED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Pain points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Excessive paperwork and uncertainty about claim settlement</w:t>
      </w:r>
    </w:p>
    <w:p w14:paraId="37799BBA" w14:textId="17503112" w:rsidR="0095066D" w:rsidRPr="0095066D" w:rsidRDefault="0095066D" w:rsidP="00A227ED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Motivations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Hassle-free experience</w:t>
      </w:r>
    </w:p>
    <w:p w14:paraId="2573BE49" w14:textId="2468FFC1" w:rsidR="0095066D" w:rsidRPr="00C8535C" w:rsidRDefault="000F37BF" w:rsidP="00A227ED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7BF"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 Insurance</w:t>
      </w:r>
      <w:r w:rsidR="00211E86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Solution</w:t>
      </w:r>
      <w:r w:rsidR="009506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100% paperless claim-filling through the app</w:t>
      </w:r>
    </w:p>
    <w:p w14:paraId="271BE990" w14:textId="496291DC" w:rsidR="00C8535C" w:rsidRDefault="00F5536B" w:rsidP="00A227ED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Poor Customer Support</w:t>
      </w:r>
    </w:p>
    <w:p w14:paraId="59E6F4C7" w14:textId="66223D32" w:rsidR="00F5536B" w:rsidRPr="00EF0A9E" w:rsidRDefault="00605D64" w:rsidP="00A227ED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Pain points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DC643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Difficulty</w:t>
      </w:r>
      <w:r w:rsidR="00F32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C643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reaching</w:t>
      </w:r>
      <w:r w:rsidR="00F32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A50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F32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support team</w:t>
      </w:r>
      <w:r w:rsidR="00EF0A9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="000C705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delays</w:t>
      </w:r>
      <w:r w:rsidR="00EF0A9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responses</w:t>
      </w:r>
    </w:p>
    <w:p w14:paraId="4C7CB69A" w14:textId="6D762EF9" w:rsidR="00EF0A9E" w:rsidRPr="005A22D2" w:rsidRDefault="002922F5" w:rsidP="00A227ED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Motivations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Get </w:t>
      </w:r>
      <w:r w:rsidR="005A22D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issue solved without </w:t>
      </w:r>
      <w:r w:rsidR="005A22D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 wait</w:t>
      </w:r>
    </w:p>
    <w:p w14:paraId="7B95E0B4" w14:textId="77777777" w:rsidR="00717A84" w:rsidRPr="00717A84" w:rsidRDefault="00717A84" w:rsidP="00A227ED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07A4BC" w14:textId="065DE0B1" w:rsidR="005A22D2" w:rsidRPr="009C70FA" w:rsidRDefault="000F37BF" w:rsidP="00A227ED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7BF"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 Insurance</w:t>
      </w:r>
      <w:r w:rsidR="00EE61A4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Solution</w:t>
      </w:r>
      <w:r w:rsidR="005A22D2" w:rsidRPr="00717A8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7825A2" w:rsidRPr="00717A8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24/7</w:t>
      </w:r>
      <w:r w:rsidR="00803DE6" w:rsidRPr="00717A8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claim assistance</w:t>
      </w:r>
      <w:r w:rsidR="00AD2DB0" w:rsidRPr="00717A8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Customer can connect through phone, email</w:t>
      </w:r>
      <w:r w:rsidR="00550D92" w:rsidRPr="00717A8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website and mobile app</w:t>
      </w:r>
    </w:p>
    <w:p w14:paraId="5846F13D" w14:textId="77777777" w:rsidR="009C70FA" w:rsidRPr="009C70FA" w:rsidRDefault="009C70FA" w:rsidP="00A227ED">
      <w:pPr>
        <w:pStyle w:val="ListParagraph"/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9E805" w14:textId="2EF88FFA" w:rsidR="009C70FA" w:rsidRDefault="00485FA8" w:rsidP="00A227ED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="00255FD7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igh Premium Costs</w:t>
      </w:r>
    </w:p>
    <w:p w14:paraId="5ADAAE8D" w14:textId="5068CF65" w:rsidR="00255FD7" w:rsidRPr="00586122" w:rsidRDefault="000907C9" w:rsidP="00A227ED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Pain Points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98517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Insurance feels expensive and difficulty in finding</w:t>
      </w:r>
      <w:r w:rsidR="005861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affordable plans</w:t>
      </w:r>
    </w:p>
    <w:p w14:paraId="10278234" w14:textId="63710B05" w:rsidR="00586122" w:rsidRPr="00A40D76" w:rsidRDefault="00586122" w:rsidP="00A227ED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Motivations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C3454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Save money </w:t>
      </w:r>
      <w:r w:rsidR="00FC6DC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premiums and get value for money</w:t>
      </w:r>
      <w:r w:rsidR="00A40D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policy</w:t>
      </w:r>
    </w:p>
    <w:p w14:paraId="37029946" w14:textId="36829529" w:rsidR="00A40D76" w:rsidRPr="004767FE" w:rsidRDefault="000F37BF" w:rsidP="00A227ED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7BF"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 Insurance</w:t>
      </w:r>
      <w:r w:rsidR="00EE61A4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Solution</w:t>
      </w:r>
      <w:r w:rsidR="00A40D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2958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Customizable coverage</w:t>
      </w:r>
      <w:r w:rsidR="00AF372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allowing customers to choose</w:t>
      </w:r>
      <w:r w:rsidR="005F003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r w:rsidR="00BD376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protection plans they need</w:t>
      </w:r>
    </w:p>
    <w:p w14:paraId="7A624B60" w14:textId="6AA4A6F0" w:rsidR="004767FE" w:rsidRDefault="00E55D87" w:rsidP="00E55D87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 Awareness</w:t>
      </w:r>
    </w:p>
    <w:p w14:paraId="7208A8AF" w14:textId="06E16C90" w:rsidR="00E55D87" w:rsidRPr="00BD22DA" w:rsidRDefault="00695C29" w:rsidP="00E55D87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Pain Points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76501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Unable to understand i</w:t>
      </w:r>
      <w:r w:rsidR="003B7F8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nsurance terms</w:t>
      </w:r>
      <w:r w:rsidR="00A3150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BD22D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confused</w:t>
      </w:r>
      <w:r w:rsidR="0052276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about coverage and exclusi</w:t>
      </w:r>
      <w:r w:rsidR="00B856A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ons or how claim</w:t>
      </w:r>
      <w:r w:rsidR="00BD22D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work</w:t>
      </w:r>
    </w:p>
    <w:p w14:paraId="1AC4A57C" w14:textId="09E95EE3" w:rsidR="00BD22DA" w:rsidRPr="00F67E73" w:rsidRDefault="00BD22DA" w:rsidP="00E55D87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Motivations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984DC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Choose the right policy</w:t>
      </w:r>
      <w:r w:rsidR="00F67E7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their needs</w:t>
      </w:r>
    </w:p>
    <w:p w14:paraId="1D0B8E36" w14:textId="1EE16849" w:rsidR="003E1DAE" w:rsidRDefault="000F37BF" w:rsidP="00E55D87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7BF"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 Insurance</w:t>
      </w:r>
      <w:r w:rsidR="00EE61A4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Solution</w:t>
      </w:r>
      <w:r w:rsidR="00F67E7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7873F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Transparent </w:t>
      </w:r>
      <w:r w:rsidR="00F849A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policy information regarding coverage</w:t>
      </w:r>
      <w:r w:rsidR="00F8070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exclusions and claim process</w:t>
      </w:r>
    </w:p>
    <w:p w14:paraId="6C52839E" w14:textId="45A99DD3" w:rsidR="00F67E73" w:rsidRDefault="00F67E73" w:rsidP="00E0235B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AF39D9" w14:textId="77777777" w:rsidR="007669E3" w:rsidRDefault="007669E3" w:rsidP="00E0235B">
      <w:pPr>
        <w:rPr>
          <w:b/>
          <w:bCs/>
          <w:color w:val="276DBB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2F194C" w14:textId="376CE58E" w:rsidR="00D14330" w:rsidRDefault="00D14330" w:rsidP="00E0235B">
      <w:pPr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717C">
        <w:rPr>
          <w:b/>
          <w:bCs/>
          <w:color w:val="276DBB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Trends</w:t>
      </w:r>
      <w:r w:rsidRPr="001F3638"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6C418E0" w14:textId="75656E41" w:rsidR="00E31B57" w:rsidRPr="00A712A4" w:rsidRDefault="00A712A4" w:rsidP="00E0235B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4A572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insurance industry is rapidly growing</w:t>
      </w:r>
      <w:r w:rsidR="0070225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through digital transformation</w:t>
      </w:r>
      <w:r w:rsidR="008D209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Customers are preferring </w:t>
      </w:r>
      <w:r w:rsidR="007F366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purchase online</w:t>
      </w:r>
      <w:r w:rsidR="004509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A005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growing awareness</w:t>
      </w:r>
      <w:r w:rsidR="006355B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A005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55B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more customers are </w:t>
      </w:r>
      <w:r w:rsidR="00B1537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interested in purchasing insurance</w:t>
      </w:r>
      <w:r w:rsidR="009124B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CC848BE" w14:textId="77777777" w:rsidR="00342419" w:rsidRPr="00D14330" w:rsidRDefault="00342419" w:rsidP="00E0235B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015B08" w14:textId="77777777" w:rsidR="0095066D" w:rsidRPr="0095066D" w:rsidRDefault="0095066D" w:rsidP="00A227ED">
      <w:pPr>
        <w:rPr>
          <w:b/>
          <w:bCs/>
          <w:color w:val="1D518B" w:themeColor="text2" w:themeTint="E6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A205AE" w14:textId="3A8F2925" w:rsidR="00FF6DBB" w:rsidRDefault="007162A4" w:rsidP="00A227ED">
      <w:pPr>
        <w:pStyle w:val="ListParagrap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0273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Trends include:</w:t>
      </w:r>
    </w:p>
    <w:p w14:paraId="2EC0EE9F" w14:textId="28AF7D7F" w:rsidR="0095066D" w:rsidRPr="00FF6DBB" w:rsidRDefault="0095066D" w:rsidP="00FF6DBB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C1EC8C" w14:textId="39727CA2" w:rsidR="007162A4" w:rsidRPr="002F5965" w:rsidRDefault="006975B4" w:rsidP="006975B4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A86">
        <w:rPr>
          <w:rStyle w:val="Strong"/>
          <w:sz w:val="32"/>
          <w:szCs w:val="32"/>
        </w:rPr>
        <w:t>Mobile-first onboarding</w:t>
      </w:r>
      <w:r w:rsidR="00110A86">
        <w:rPr>
          <w:rStyle w:val="Strong"/>
          <w:sz w:val="32"/>
          <w:szCs w:val="32"/>
        </w:rPr>
        <w:t xml:space="preserve"> -</w:t>
      </w:r>
      <w:r w:rsidR="003E3888" w:rsidRPr="003E3888">
        <w:rPr>
          <w:sz w:val="32"/>
          <w:szCs w:val="32"/>
        </w:rPr>
        <w:t xml:space="preserve"> </w:t>
      </w:r>
      <w:r w:rsidR="000F37BF" w:rsidRPr="000F37BF">
        <w:rPr>
          <w:b/>
          <w:sz w:val="32"/>
          <w:szCs w:val="32"/>
        </w:rPr>
        <w:t>Digit Insurance</w:t>
      </w:r>
      <w:r w:rsidR="00236A41">
        <w:rPr>
          <w:sz w:val="32"/>
          <w:szCs w:val="32"/>
        </w:rPr>
        <w:t xml:space="preserve"> </w:t>
      </w:r>
      <w:r w:rsidR="00307A8E">
        <w:rPr>
          <w:sz w:val="32"/>
          <w:szCs w:val="32"/>
        </w:rPr>
        <w:t>encourages</w:t>
      </w:r>
      <w:r w:rsidR="003E3888" w:rsidRPr="003E3888">
        <w:rPr>
          <w:rStyle w:val="Strong"/>
          <w:sz w:val="32"/>
          <w:szCs w:val="32"/>
        </w:rPr>
        <w:t xml:space="preserve"> </w:t>
      </w:r>
      <w:r w:rsidR="003E3888" w:rsidRPr="003E3888">
        <w:rPr>
          <w:rStyle w:val="Strong"/>
          <w:b w:val="0"/>
          <w:bCs w:val="0"/>
          <w:sz w:val="32"/>
          <w:szCs w:val="32"/>
        </w:rPr>
        <w:t xml:space="preserve">digital </w:t>
      </w:r>
      <w:r w:rsidR="00762FAC">
        <w:rPr>
          <w:rStyle w:val="Strong"/>
          <w:b w:val="0"/>
          <w:bCs w:val="0"/>
          <w:sz w:val="32"/>
          <w:szCs w:val="32"/>
        </w:rPr>
        <w:t xml:space="preserve">purchase through </w:t>
      </w:r>
      <w:r w:rsidR="003E3888" w:rsidRPr="003E3888">
        <w:rPr>
          <w:sz w:val="32"/>
          <w:szCs w:val="32"/>
        </w:rPr>
        <w:t xml:space="preserve">paperless onboarding and </w:t>
      </w:r>
      <w:r w:rsidR="002A7C24">
        <w:rPr>
          <w:sz w:val="32"/>
          <w:szCs w:val="32"/>
        </w:rPr>
        <w:t xml:space="preserve">mobile </w:t>
      </w:r>
      <w:r w:rsidR="003E3888" w:rsidRPr="003E3888">
        <w:rPr>
          <w:sz w:val="32"/>
          <w:szCs w:val="32"/>
        </w:rPr>
        <w:t>app-based policy management</w:t>
      </w:r>
    </w:p>
    <w:p w14:paraId="7786757F" w14:textId="102301FC" w:rsidR="002F5965" w:rsidRPr="00D81FE4" w:rsidRDefault="00EC2758" w:rsidP="006975B4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70D1">
        <w:rPr>
          <w:rStyle w:val="Strong"/>
          <w:sz w:val="32"/>
          <w:szCs w:val="32"/>
        </w:rPr>
        <w:t>Usage-based insurance</w:t>
      </w:r>
      <w:r w:rsidR="00D270D1">
        <w:rPr>
          <w:rStyle w:val="Strong"/>
          <w:sz w:val="32"/>
          <w:szCs w:val="32"/>
        </w:rPr>
        <w:t xml:space="preserve"> </w:t>
      </w:r>
      <w:r w:rsidR="0026004D">
        <w:rPr>
          <w:rStyle w:val="Strong"/>
          <w:sz w:val="32"/>
          <w:szCs w:val="32"/>
        </w:rPr>
        <w:t xml:space="preserve">- </w:t>
      </w:r>
      <w:r w:rsidR="004270ED" w:rsidRPr="004270ED">
        <w:rPr>
          <w:rStyle w:val="Strong"/>
          <w:b w:val="0"/>
          <w:bCs w:val="0"/>
          <w:sz w:val="32"/>
          <w:szCs w:val="32"/>
        </w:rPr>
        <w:t xml:space="preserve">(Pay </w:t>
      </w:r>
      <w:r w:rsidR="00FE080F">
        <w:rPr>
          <w:rStyle w:val="Strong"/>
          <w:b w:val="0"/>
          <w:bCs w:val="0"/>
          <w:sz w:val="32"/>
          <w:szCs w:val="32"/>
        </w:rPr>
        <w:t>A</w:t>
      </w:r>
      <w:r w:rsidR="006F4242" w:rsidRPr="004270ED">
        <w:rPr>
          <w:rStyle w:val="Strong"/>
          <w:b w:val="0"/>
          <w:bCs w:val="0"/>
          <w:sz w:val="32"/>
          <w:szCs w:val="32"/>
        </w:rPr>
        <w:t>s</w:t>
      </w:r>
      <w:r w:rsidR="004270ED" w:rsidRPr="004270ED">
        <w:rPr>
          <w:rStyle w:val="Strong"/>
          <w:b w:val="0"/>
          <w:bCs w:val="0"/>
          <w:sz w:val="32"/>
          <w:szCs w:val="32"/>
        </w:rPr>
        <w:t xml:space="preserve"> You Drive)</w:t>
      </w:r>
      <w:r w:rsidR="004270ED" w:rsidRPr="004270ED">
        <w:rPr>
          <w:sz w:val="32"/>
          <w:szCs w:val="32"/>
        </w:rPr>
        <w:t xml:space="preserve"> campaign allows customers to pay premiums based on actual driving habits.</w:t>
      </w:r>
      <w:r w:rsidR="003155D5">
        <w:rPr>
          <w:sz w:val="32"/>
          <w:szCs w:val="32"/>
        </w:rPr>
        <w:t xml:space="preserve"> This attracts customers who </w:t>
      </w:r>
      <w:r w:rsidR="00D81FE4">
        <w:rPr>
          <w:sz w:val="32"/>
          <w:szCs w:val="32"/>
        </w:rPr>
        <w:t>drive</w:t>
      </w:r>
      <w:r w:rsidR="003155D5">
        <w:rPr>
          <w:sz w:val="32"/>
          <w:szCs w:val="32"/>
        </w:rPr>
        <w:t xml:space="preserve"> less</w:t>
      </w:r>
    </w:p>
    <w:p w14:paraId="7B265945" w14:textId="6E4EBCB2" w:rsidR="00D81FE4" w:rsidRPr="008E0C6C" w:rsidRDefault="00D81FE4" w:rsidP="006975B4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Digital </w:t>
      </w:r>
      <w:r w:rsidR="0099523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claim settlement - </w:t>
      </w:r>
      <w:r w:rsidR="000F37BF" w:rsidRPr="000F37BF">
        <w:rPr>
          <w:b/>
          <w:sz w:val="32"/>
          <w:szCs w:val="32"/>
        </w:rPr>
        <w:t>Digit Insurance</w:t>
      </w:r>
      <w:r w:rsidR="00236A41">
        <w:rPr>
          <w:sz w:val="32"/>
          <w:szCs w:val="32"/>
        </w:rPr>
        <w:t xml:space="preserve"> </w:t>
      </w:r>
      <w:r w:rsidR="009E23E2" w:rsidRPr="009E23E2">
        <w:rPr>
          <w:sz w:val="32"/>
          <w:szCs w:val="32"/>
        </w:rPr>
        <w:t xml:space="preserve">has settled </w:t>
      </w:r>
      <w:r w:rsidR="009E23E2" w:rsidRPr="009E23E2">
        <w:rPr>
          <w:rStyle w:val="Strong"/>
          <w:b w:val="0"/>
          <w:bCs w:val="0"/>
          <w:sz w:val="32"/>
          <w:szCs w:val="32"/>
        </w:rPr>
        <w:t>29.4 lakh claims digitally</w:t>
      </w:r>
      <w:r w:rsidR="009E23E2" w:rsidRPr="009E23E2">
        <w:rPr>
          <w:sz w:val="32"/>
          <w:szCs w:val="32"/>
        </w:rPr>
        <w:t>, ensuring faster turnaround</w:t>
      </w:r>
      <w:r w:rsidR="0073009B">
        <w:rPr>
          <w:sz w:val="32"/>
          <w:szCs w:val="32"/>
        </w:rPr>
        <w:t>,</w:t>
      </w:r>
      <w:r w:rsidR="009E23E2" w:rsidRPr="009E23E2">
        <w:rPr>
          <w:sz w:val="32"/>
          <w:szCs w:val="32"/>
        </w:rPr>
        <w:t xml:space="preserve"> transparency</w:t>
      </w:r>
      <w:r w:rsidR="008E0C6C">
        <w:t xml:space="preserve"> </w:t>
      </w:r>
      <w:r w:rsidR="008E0C6C">
        <w:rPr>
          <w:sz w:val="32"/>
          <w:szCs w:val="32"/>
        </w:rPr>
        <w:t>and hassle-free</w:t>
      </w:r>
    </w:p>
    <w:p w14:paraId="2EED9FC1" w14:textId="658782E1" w:rsidR="008E0C6C" w:rsidRPr="00554AE1" w:rsidRDefault="00127557" w:rsidP="006975B4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557">
        <w:rPr>
          <w:b/>
          <w:bCs/>
          <w:sz w:val="32"/>
          <w:szCs w:val="32"/>
        </w:rPr>
        <w:t>Product diversification</w:t>
      </w:r>
      <w:r>
        <w:rPr>
          <w:b/>
          <w:bCs/>
          <w:sz w:val="32"/>
          <w:szCs w:val="32"/>
        </w:rPr>
        <w:t xml:space="preserve"> </w:t>
      </w:r>
      <w:r w:rsidRPr="00554AE1">
        <w:rPr>
          <w:b/>
          <w:bCs/>
          <w:sz w:val="32"/>
          <w:szCs w:val="32"/>
        </w:rPr>
        <w:t xml:space="preserve">- </w:t>
      </w:r>
      <w:r w:rsidR="00554AE1" w:rsidRPr="00554AE1">
        <w:rPr>
          <w:sz w:val="32"/>
          <w:szCs w:val="32"/>
        </w:rPr>
        <w:t xml:space="preserve">Offers </w:t>
      </w:r>
      <w:r w:rsidR="00554AE1" w:rsidRPr="00554AE1">
        <w:rPr>
          <w:rStyle w:val="Strong"/>
          <w:b w:val="0"/>
          <w:bCs w:val="0"/>
          <w:sz w:val="32"/>
          <w:szCs w:val="32"/>
        </w:rPr>
        <w:t>motor, health, travel,</w:t>
      </w:r>
      <w:r w:rsidR="00554AE1" w:rsidRPr="00554AE1">
        <w:rPr>
          <w:rStyle w:val="Strong"/>
          <w:sz w:val="32"/>
          <w:szCs w:val="32"/>
        </w:rPr>
        <w:t xml:space="preserve"> </w:t>
      </w:r>
      <w:r w:rsidR="00554AE1" w:rsidRPr="00554AE1">
        <w:rPr>
          <w:rStyle w:val="Strong"/>
          <w:b w:val="0"/>
          <w:bCs w:val="0"/>
          <w:sz w:val="32"/>
          <w:szCs w:val="32"/>
        </w:rPr>
        <w:t>property, marine, and liability insurance</w:t>
      </w:r>
      <w:r w:rsidR="00787583">
        <w:rPr>
          <w:sz w:val="32"/>
          <w:szCs w:val="32"/>
        </w:rPr>
        <w:t xml:space="preserve">. </w:t>
      </w:r>
      <w:r w:rsidR="000F37BF" w:rsidRPr="000F37BF">
        <w:rPr>
          <w:b/>
          <w:sz w:val="32"/>
          <w:szCs w:val="32"/>
        </w:rPr>
        <w:t>Digit Insurance</w:t>
      </w:r>
      <w:r w:rsidR="002B6654">
        <w:rPr>
          <w:sz w:val="32"/>
          <w:szCs w:val="32"/>
        </w:rPr>
        <w:t xml:space="preserve"> </w:t>
      </w:r>
      <w:r w:rsidR="002C5A68">
        <w:rPr>
          <w:sz w:val="32"/>
          <w:szCs w:val="32"/>
        </w:rPr>
        <w:t>offers 88</w:t>
      </w:r>
      <w:r w:rsidR="00D10136">
        <w:rPr>
          <w:sz w:val="32"/>
          <w:szCs w:val="32"/>
        </w:rPr>
        <w:t xml:space="preserve"> active</w:t>
      </w:r>
      <w:r w:rsidR="002C5A68">
        <w:rPr>
          <w:sz w:val="32"/>
          <w:szCs w:val="32"/>
        </w:rPr>
        <w:t xml:space="preserve"> products</w:t>
      </w:r>
    </w:p>
    <w:p w14:paraId="5630CB6E" w14:textId="77777777" w:rsidR="0095066D" w:rsidRPr="004270ED" w:rsidRDefault="0095066D" w:rsidP="00A227ED">
      <w:pPr>
        <w:pStyle w:val="ListParagrap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C60E1F" w14:textId="77777777" w:rsidR="00CE734F" w:rsidRDefault="00CE734F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F59EFE" w14:textId="77777777" w:rsidR="00CE734F" w:rsidRDefault="00CE734F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21D6A37" w14:textId="628422C0" w:rsidR="000B2FD3" w:rsidRPr="00BD55E2" w:rsidRDefault="000B2FD3" w:rsidP="0012702B">
      <w:pPr>
        <w:jc w:val="center"/>
        <w:rPr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Keyword Research</w:t>
      </w:r>
    </w:p>
    <w:tbl>
      <w:tblPr>
        <w:tblW w:w="7287" w:type="dxa"/>
        <w:jc w:val="center"/>
        <w:tblLook w:val="04A0" w:firstRow="1" w:lastRow="0" w:firstColumn="1" w:lastColumn="0" w:noHBand="0" w:noVBand="1"/>
      </w:tblPr>
      <w:tblGrid>
        <w:gridCol w:w="2229"/>
        <w:gridCol w:w="5058"/>
      </w:tblGrid>
      <w:tr w:rsidR="000B2FD3" w:rsidRPr="00A91AC0" w14:paraId="7264E2B0" w14:textId="77777777" w:rsidTr="00F71CB0">
        <w:trPr>
          <w:trHeight w:val="341"/>
          <w:jc w:val="center"/>
        </w:trPr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D80763A" w14:textId="77777777" w:rsidR="000B2FD3" w:rsidRPr="009D7179" w:rsidRDefault="000B2FD3" w:rsidP="00F71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D7179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>Key word type</w:t>
            </w:r>
          </w:p>
        </w:tc>
        <w:tc>
          <w:tcPr>
            <w:tcW w:w="5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4447C65" w14:textId="77777777" w:rsidR="000B2FD3" w:rsidRPr="009D7179" w:rsidRDefault="000B2FD3" w:rsidP="00F71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D7179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>Keywords</w:t>
            </w:r>
          </w:p>
        </w:tc>
      </w:tr>
      <w:tr w:rsidR="000B2FD3" w:rsidRPr="007B1C19" w14:paraId="79E63226" w14:textId="77777777" w:rsidTr="00755B30">
        <w:trPr>
          <w:trHeight w:val="2265"/>
          <w:jc w:val="center"/>
        </w:trPr>
        <w:tc>
          <w:tcPr>
            <w:tcW w:w="22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23597C64" w14:textId="77777777" w:rsidR="000B2FD3" w:rsidRPr="00546695" w:rsidRDefault="000B2FD3" w:rsidP="00755B3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4669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Seed Keywords</w:t>
            </w:r>
          </w:p>
        </w:tc>
        <w:tc>
          <w:tcPr>
            <w:tcW w:w="5058" w:type="dxa"/>
            <w:tcBorders>
              <w:top w:val="nil"/>
              <w:left w:val="nil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B05C4F2" w14:textId="77777777" w:rsidR="000B2FD3" w:rsidRPr="00D332ED" w:rsidRDefault="000B2FD3" w:rsidP="00D332E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332ED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 Digit</w:t>
            </w:r>
          </w:p>
          <w:p w14:paraId="7D2B0F5C" w14:textId="02A77599" w:rsidR="000B2FD3" w:rsidRPr="00174C8B" w:rsidRDefault="000B2FD3" w:rsidP="00D332E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97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Digit Insurance</w:t>
            </w:r>
          </w:p>
          <w:p w14:paraId="77F926E4" w14:textId="77777777" w:rsidR="000B2FD3" w:rsidRPr="00793597" w:rsidRDefault="000B2FD3" w:rsidP="00D332E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97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 insurance</w:t>
            </w:r>
          </w:p>
          <w:p w14:paraId="2C55FD61" w14:textId="77777777" w:rsidR="000B2FD3" w:rsidRPr="00793597" w:rsidRDefault="000B2FD3" w:rsidP="00D332E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97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Health Insurance</w:t>
            </w:r>
          </w:p>
        </w:tc>
      </w:tr>
      <w:tr w:rsidR="000B2FD3" w:rsidRPr="007B1C19" w14:paraId="5273F1D5" w14:textId="77777777" w:rsidTr="00755B30">
        <w:trPr>
          <w:trHeight w:val="341"/>
          <w:jc w:val="center"/>
        </w:trPr>
        <w:tc>
          <w:tcPr>
            <w:tcW w:w="22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ED9B0" w14:textId="77777777" w:rsidR="000B2FD3" w:rsidRPr="009D7179" w:rsidRDefault="000B2FD3" w:rsidP="00755B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B9672E1" w14:textId="14424CED" w:rsidR="000B2FD3" w:rsidRDefault="00180C0E" w:rsidP="00D332E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 w:rsidR="000B2FD3" w:rsidRPr="00793597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usiness insurance</w:t>
            </w:r>
          </w:p>
          <w:p w14:paraId="6222FE7A" w14:textId="77777777" w:rsidR="00F022C7" w:rsidRDefault="00180C0E" w:rsidP="00D332E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Insurance</w:t>
            </w:r>
          </w:p>
          <w:p w14:paraId="73255635" w14:textId="77777777" w:rsidR="00BB3E2F" w:rsidRDefault="00BB3E2F" w:rsidP="00D332E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Home insurance</w:t>
            </w:r>
          </w:p>
          <w:p w14:paraId="2D91EE69" w14:textId="506A7389" w:rsidR="00003430" w:rsidRPr="00793597" w:rsidRDefault="003F0622" w:rsidP="00D332E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Pension scheme</w:t>
            </w:r>
          </w:p>
        </w:tc>
      </w:tr>
      <w:tr w:rsidR="000B2FD3" w:rsidRPr="007B1C19" w14:paraId="4D7900C2" w14:textId="77777777" w:rsidTr="00755B30">
        <w:trPr>
          <w:trHeight w:val="341"/>
          <w:jc w:val="center"/>
        </w:trPr>
        <w:tc>
          <w:tcPr>
            <w:tcW w:w="22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511615A" w14:textId="77777777" w:rsidR="000B2FD3" w:rsidRPr="00546695" w:rsidRDefault="000B2FD3" w:rsidP="00755B3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4669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Long Tail Keywords</w:t>
            </w: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6D0A5E4" w14:textId="77777777" w:rsidR="000B2FD3" w:rsidRPr="00546695" w:rsidRDefault="000B2FD3" w:rsidP="00F71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46695">
              <w:rPr>
                <w:rFonts w:ascii="Aptos Narrow" w:eastAsia="Times New Roman" w:hAnsi="Aptos Narrow" w:cs="Times New Roman"/>
                <w:b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Keywords</w:t>
            </w:r>
          </w:p>
        </w:tc>
      </w:tr>
      <w:tr w:rsidR="000B2FD3" w:rsidRPr="007B1C19" w14:paraId="45EA829F" w14:textId="77777777" w:rsidTr="00755B30">
        <w:trPr>
          <w:trHeight w:val="3027"/>
          <w:jc w:val="center"/>
        </w:trPr>
        <w:tc>
          <w:tcPr>
            <w:tcW w:w="22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1EDFA7" w14:textId="77777777" w:rsidR="000B2FD3" w:rsidRPr="009D7179" w:rsidRDefault="000B2FD3" w:rsidP="00755B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5058" w:type="dxa"/>
            <w:tcBorders>
              <w:top w:val="nil"/>
              <w:left w:val="nil"/>
              <w:right w:val="single" w:sz="4" w:space="0" w:color="auto"/>
            </w:tcBorders>
            <w:shd w:val="clear" w:color="000000" w:fill="FBE2D5"/>
            <w:noWrap/>
            <w:hideMark/>
          </w:tcPr>
          <w:p w14:paraId="5976E6F4" w14:textId="4FA1E106" w:rsidR="000B2FD3" w:rsidRPr="00793597" w:rsidRDefault="000B2FD3" w:rsidP="00C15CDB">
            <w:pPr>
              <w:pStyle w:val="ListParagraph"/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186FDF3" w14:textId="77777777" w:rsidR="000B2FD3" w:rsidRPr="00793597" w:rsidRDefault="000B2FD3" w:rsidP="00C15CD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97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commercial car insurance</w:t>
            </w:r>
          </w:p>
          <w:p w14:paraId="2B19A678" w14:textId="69A4EF75" w:rsidR="000B2FD3" w:rsidRPr="005375D9" w:rsidRDefault="000B2FD3" w:rsidP="00C15CD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97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health insurance plans for family</w:t>
            </w:r>
          </w:p>
          <w:p w14:paraId="12140CF5" w14:textId="64CD7FDC" w:rsidR="000B2FD3" w:rsidRPr="005E54E1" w:rsidRDefault="00ED0BA4" w:rsidP="00C15CD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E54E1">
              <w:rPr>
                <w:rFonts w:ascii="Aptos Narrow" w:eastAsia="Times New Roman" w:hAnsi="Aptos Narrow" w:cs="Arial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 Insurance Near Me</w:t>
            </w:r>
          </w:p>
          <w:p w14:paraId="2641D1CC" w14:textId="77777777" w:rsidR="000B2FD3" w:rsidRPr="00793597" w:rsidRDefault="000B2FD3" w:rsidP="00C15CD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97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home insurance quotes</w:t>
            </w:r>
          </w:p>
          <w:p w14:paraId="461A3AD4" w14:textId="77777777" w:rsidR="000B2FD3" w:rsidRPr="00793597" w:rsidRDefault="000B2FD3" w:rsidP="00C15CD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97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Two-wheeler insurance policy</w:t>
            </w:r>
          </w:p>
          <w:p w14:paraId="75D48FEC" w14:textId="77777777" w:rsidR="000B2FD3" w:rsidRDefault="000B2FD3" w:rsidP="00C15CD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97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public liability insurance</w:t>
            </w:r>
          </w:p>
          <w:p w14:paraId="7E0BA736" w14:textId="77777777" w:rsidR="003F0622" w:rsidRDefault="003F0622" w:rsidP="00C15CD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 Digit Life Insurance</w:t>
            </w:r>
          </w:p>
          <w:p w14:paraId="774FA7EF" w14:textId="6318FA3D" w:rsidR="00BD2162" w:rsidRPr="00793597" w:rsidRDefault="004A07AF" w:rsidP="00C15CD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Pension scheme for senior </w:t>
            </w:r>
            <w:r w:rsidR="00A67D45"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citizens</w:t>
            </w:r>
          </w:p>
        </w:tc>
      </w:tr>
      <w:tr w:rsidR="000B2FD3" w:rsidRPr="007B1C19" w14:paraId="02EE1B7A" w14:textId="77777777" w:rsidTr="00755B30">
        <w:trPr>
          <w:trHeight w:val="341"/>
          <w:jc w:val="center"/>
        </w:trPr>
        <w:tc>
          <w:tcPr>
            <w:tcW w:w="22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1DEE9" w14:textId="77777777" w:rsidR="000B2FD3" w:rsidRPr="009D7179" w:rsidRDefault="000B2FD3" w:rsidP="00755B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CF15F9E" w14:textId="1FBCDDE0" w:rsidR="000B2FD3" w:rsidRPr="000C578A" w:rsidRDefault="000B2FD3" w:rsidP="000C57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B2FD3" w:rsidRPr="007B1C19" w14:paraId="0DF0A651" w14:textId="77777777" w:rsidTr="00755B30">
        <w:trPr>
          <w:trHeight w:val="341"/>
          <w:jc w:val="center"/>
        </w:trPr>
        <w:tc>
          <w:tcPr>
            <w:tcW w:w="22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A0BA2A" w14:textId="77777777" w:rsidR="000B2FD3" w:rsidRPr="00546695" w:rsidRDefault="000B2FD3" w:rsidP="00755B3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4669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LSI Keywords</w:t>
            </w: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812A27E" w14:textId="77777777" w:rsidR="000B2FD3" w:rsidRPr="00546695" w:rsidRDefault="000B2FD3" w:rsidP="00F71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4669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Keywords</w:t>
            </w:r>
          </w:p>
        </w:tc>
      </w:tr>
      <w:tr w:rsidR="000B2FD3" w:rsidRPr="007B1C19" w14:paraId="4F2B6D66" w14:textId="77777777" w:rsidTr="00F71CB0">
        <w:trPr>
          <w:trHeight w:val="2265"/>
          <w:jc w:val="center"/>
        </w:trPr>
        <w:tc>
          <w:tcPr>
            <w:tcW w:w="22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2920DA" w14:textId="77777777" w:rsidR="000B2FD3" w:rsidRPr="009D7179" w:rsidRDefault="000B2FD3" w:rsidP="00F71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5058" w:type="dxa"/>
            <w:tcBorders>
              <w:top w:val="nil"/>
              <w:left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8DE4A93" w14:textId="77777777" w:rsidR="000B2FD3" w:rsidRPr="009D1458" w:rsidRDefault="000B2FD3" w:rsidP="00F71CB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458"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health insurance premiums</w:t>
            </w:r>
          </w:p>
          <w:p w14:paraId="22DFBB27" w14:textId="77777777" w:rsidR="000B2FD3" w:rsidRPr="009D1458" w:rsidRDefault="000B2FD3" w:rsidP="00F71CB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458"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vehicle insurance renewal online</w:t>
            </w:r>
          </w:p>
          <w:p w14:paraId="7C1B8129" w14:textId="77777777" w:rsidR="000B2FD3" w:rsidRPr="009D1458" w:rsidRDefault="000B2FD3" w:rsidP="00F71CB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458"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critical illness list</w:t>
            </w:r>
          </w:p>
          <w:p w14:paraId="4636F25D" w14:textId="77777777" w:rsidR="000B2FD3" w:rsidRPr="009D1458" w:rsidRDefault="000B2FD3" w:rsidP="00F71CB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458"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quote for vehicle insurance</w:t>
            </w:r>
          </w:p>
          <w:p w14:paraId="44FCA5FD" w14:textId="77777777" w:rsidR="000B2FD3" w:rsidRPr="009D1458" w:rsidRDefault="000B2FD3" w:rsidP="00F71CB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458"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International health coverage</w:t>
            </w:r>
          </w:p>
          <w:p w14:paraId="2B78AA56" w14:textId="1C7D2575" w:rsidR="000B2FD3" w:rsidRPr="009D1458" w:rsidRDefault="00103B08" w:rsidP="00F71CB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1458">
              <w:rPr>
                <w:rFonts w:ascii="Arial Narrow" w:eastAsia="Times New Roman" w:hAnsi="Arial Narrow" w:cs="Arial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Private Medical Insurance</w:t>
            </w:r>
          </w:p>
        </w:tc>
      </w:tr>
      <w:tr w:rsidR="000B2FD3" w:rsidRPr="007B1C19" w14:paraId="0D442F29" w14:textId="77777777" w:rsidTr="00F71CB0">
        <w:trPr>
          <w:trHeight w:val="341"/>
          <w:jc w:val="center"/>
        </w:trPr>
        <w:tc>
          <w:tcPr>
            <w:tcW w:w="22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10B8D2" w14:textId="77777777" w:rsidR="000B2FD3" w:rsidRPr="009D7179" w:rsidRDefault="000B2FD3" w:rsidP="00F71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C8F372B" w14:textId="31C1221B" w:rsidR="000B2FD3" w:rsidRPr="005375D9" w:rsidRDefault="000B2FD3" w:rsidP="005375D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BD1F6C3" w14:textId="77777777" w:rsidR="000B2FD3" w:rsidRPr="000174A9" w:rsidRDefault="000B2FD3" w:rsidP="000B2FD3">
      <w:pPr>
        <w:jc w:val="center"/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C7142E" w14:textId="10F45987" w:rsidR="00955A51" w:rsidRDefault="00955A51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D38220" w14:textId="6C840E42" w:rsidR="00536D18" w:rsidRDefault="00536D18">
      <w:pP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28C8C9" w14:textId="05461CA9" w:rsidR="000174A9" w:rsidRDefault="0082277C" w:rsidP="008A26EE">
      <w:pPr>
        <w:jc w:val="center"/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Keyword Clustering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</w:tblCellMar>
        <w:tblLook w:val="04A0" w:firstRow="1" w:lastRow="0" w:firstColumn="1" w:lastColumn="0" w:noHBand="0" w:noVBand="1"/>
      </w:tblPr>
      <w:tblGrid>
        <w:gridCol w:w="2232"/>
        <w:gridCol w:w="2229"/>
        <w:gridCol w:w="2369"/>
        <w:gridCol w:w="2242"/>
      </w:tblGrid>
      <w:tr w:rsidR="00A2424D" w:rsidRPr="008D7BB3" w14:paraId="166284C4" w14:textId="77777777" w:rsidTr="00097363">
        <w:trPr>
          <w:trHeight w:val="915"/>
          <w:jc w:val="center"/>
        </w:trPr>
        <w:tc>
          <w:tcPr>
            <w:tcW w:w="2268" w:type="dxa"/>
            <w:shd w:val="clear" w:color="auto" w:fill="FFFF00"/>
            <w:vAlign w:val="center"/>
            <w:hideMark/>
          </w:tcPr>
          <w:p w14:paraId="6EFC3026" w14:textId="77777777" w:rsidR="00A2424D" w:rsidRPr="001B00C3" w:rsidRDefault="00A2424D" w:rsidP="00F71C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Cluster Name</w:t>
            </w:r>
          </w:p>
        </w:tc>
        <w:tc>
          <w:tcPr>
            <w:tcW w:w="2268" w:type="dxa"/>
            <w:shd w:val="clear" w:color="auto" w:fill="FFFF00"/>
            <w:vAlign w:val="center"/>
            <w:hideMark/>
          </w:tcPr>
          <w:p w14:paraId="5BD0181D" w14:textId="77777777" w:rsidR="00A2424D" w:rsidRPr="001B00C3" w:rsidRDefault="00A2424D" w:rsidP="00F71C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Focus Keyword</w:t>
            </w:r>
          </w:p>
        </w:tc>
        <w:tc>
          <w:tcPr>
            <w:tcW w:w="2268" w:type="dxa"/>
            <w:shd w:val="clear" w:color="auto" w:fill="FFFF00"/>
            <w:vAlign w:val="center"/>
            <w:hideMark/>
          </w:tcPr>
          <w:p w14:paraId="593A098B" w14:textId="77777777" w:rsidR="00A2424D" w:rsidRPr="001B00C3" w:rsidRDefault="00A2424D" w:rsidP="00F71C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Supporting Keywords</w:t>
            </w:r>
          </w:p>
        </w:tc>
        <w:tc>
          <w:tcPr>
            <w:tcW w:w="2268" w:type="dxa"/>
            <w:shd w:val="clear" w:color="auto" w:fill="FFFF00"/>
            <w:vAlign w:val="center"/>
            <w:hideMark/>
          </w:tcPr>
          <w:p w14:paraId="228D00C0" w14:textId="77777777" w:rsidR="00A2424D" w:rsidRPr="001B00C3" w:rsidRDefault="00A2424D" w:rsidP="00F71C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Intent</w:t>
            </w:r>
          </w:p>
        </w:tc>
      </w:tr>
      <w:tr w:rsidR="00A2424D" w:rsidRPr="008D7BB3" w14:paraId="147D074B" w14:textId="77777777" w:rsidTr="00097363">
        <w:trPr>
          <w:trHeight w:val="850"/>
          <w:jc w:val="center"/>
        </w:trPr>
        <w:tc>
          <w:tcPr>
            <w:tcW w:w="2268" w:type="dxa"/>
            <w:shd w:val="clear" w:color="auto" w:fill="FFFFCC"/>
            <w:vAlign w:val="center"/>
            <w:hideMark/>
          </w:tcPr>
          <w:p w14:paraId="5C8C23D3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Brand &amp; Company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07474094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Digit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538528F5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Go Digit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36812BE0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Navigational</w:t>
            </w:r>
          </w:p>
        </w:tc>
      </w:tr>
      <w:tr w:rsidR="00A2424D" w:rsidRPr="008D7BB3" w14:paraId="096C9C93" w14:textId="77777777" w:rsidTr="00097363">
        <w:trPr>
          <w:trHeight w:val="1739"/>
          <w:jc w:val="center"/>
        </w:trPr>
        <w:tc>
          <w:tcPr>
            <w:tcW w:w="2268" w:type="dxa"/>
            <w:shd w:val="clear" w:color="auto" w:fill="FFFFCC"/>
            <w:vAlign w:val="center"/>
            <w:hideMark/>
          </w:tcPr>
          <w:p w14:paraId="1B8D96B3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General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21DB0B53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6B4E2EC4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Insurance Companies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3164F736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Commercial Investigation</w:t>
            </w:r>
          </w:p>
        </w:tc>
      </w:tr>
      <w:tr w:rsidR="00A2424D" w:rsidRPr="008D7BB3" w14:paraId="5D742127" w14:textId="77777777" w:rsidTr="00097363">
        <w:trPr>
          <w:trHeight w:val="2612"/>
          <w:jc w:val="center"/>
        </w:trPr>
        <w:tc>
          <w:tcPr>
            <w:tcW w:w="2268" w:type="dxa"/>
            <w:shd w:val="clear" w:color="auto" w:fill="FFFFCC"/>
            <w:vAlign w:val="center"/>
            <w:hideMark/>
          </w:tcPr>
          <w:p w14:paraId="26BF7198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Motor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1975A4EB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Auto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514496E6" w14:textId="25788D20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Vehicle Insurance, Commercial Car Insurance, Best Car Insurance Companies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4F5DD2FD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Commercial Investigation</w:t>
            </w:r>
          </w:p>
        </w:tc>
      </w:tr>
      <w:tr w:rsidR="00A2424D" w:rsidRPr="008D7BB3" w14:paraId="73DE4077" w14:textId="77777777" w:rsidTr="00097363">
        <w:trPr>
          <w:trHeight w:val="4353"/>
          <w:jc w:val="center"/>
        </w:trPr>
        <w:tc>
          <w:tcPr>
            <w:tcW w:w="2268" w:type="dxa"/>
            <w:shd w:val="clear" w:color="auto" w:fill="FFFFCC"/>
            <w:vAlign w:val="center"/>
            <w:hideMark/>
          </w:tcPr>
          <w:p w14:paraId="4B28CEED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Health Insurance &amp; Healthcare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77973A4D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Health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7FA4A4DD" w14:textId="631D08C3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 xml:space="preserve">Individual Health </w:t>
            </w:r>
            <w:proofErr w:type="spellStart"/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Insurance,Healthcare</w:t>
            </w:r>
            <w:proofErr w:type="spellEnd"/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, International Health Coverage, Health Insurance Premiums, Critical Illness List, Long Term Care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6A55AD17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Commercial Investigation</w:t>
            </w:r>
          </w:p>
        </w:tc>
      </w:tr>
      <w:tr w:rsidR="00A2424D" w:rsidRPr="008D7BB3" w14:paraId="3750DEA5" w14:textId="77777777" w:rsidTr="00097363">
        <w:trPr>
          <w:trHeight w:val="1739"/>
          <w:jc w:val="center"/>
        </w:trPr>
        <w:tc>
          <w:tcPr>
            <w:tcW w:w="2268" w:type="dxa"/>
            <w:shd w:val="clear" w:color="auto" w:fill="FFFFCC"/>
            <w:vAlign w:val="center"/>
            <w:hideMark/>
          </w:tcPr>
          <w:p w14:paraId="305C11C3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lastRenderedPageBreak/>
              <w:t>Home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57223B7B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Home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5750CF20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Home Insurance Quotes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5226D89D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Commercial Investigation</w:t>
            </w:r>
          </w:p>
        </w:tc>
      </w:tr>
      <w:tr w:rsidR="00A2424D" w:rsidRPr="008D7BB3" w14:paraId="017B5C2E" w14:textId="77777777" w:rsidTr="00097363">
        <w:trPr>
          <w:trHeight w:val="1739"/>
          <w:jc w:val="center"/>
        </w:trPr>
        <w:tc>
          <w:tcPr>
            <w:tcW w:w="2268" w:type="dxa"/>
            <w:shd w:val="clear" w:color="auto" w:fill="FFFFCC"/>
            <w:vAlign w:val="center"/>
            <w:hideMark/>
          </w:tcPr>
          <w:p w14:paraId="347A3117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Life Insurance &amp; Retirement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4EBA0E54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Life Insurance Plans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52C49796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Term Life Insurance, Annuity, Retirement Planning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5AF844FC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Commercial Investigation</w:t>
            </w:r>
          </w:p>
        </w:tc>
      </w:tr>
      <w:tr w:rsidR="00A2424D" w:rsidRPr="008D7BB3" w14:paraId="3EBCC13D" w14:textId="77777777" w:rsidTr="00097363">
        <w:trPr>
          <w:trHeight w:val="1739"/>
          <w:jc w:val="center"/>
        </w:trPr>
        <w:tc>
          <w:tcPr>
            <w:tcW w:w="2268" w:type="dxa"/>
            <w:shd w:val="clear" w:color="auto" w:fill="FFFFCC"/>
            <w:vAlign w:val="center"/>
            <w:hideMark/>
          </w:tcPr>
          <w:p w14:paraId="748C0203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Travel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3A361ADD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Domestic Travel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268B3EBF" w14:textId="2F5810FE" w:rsidR="00EE23D1" w:rsidRPr="001B00C3" w:rsidRDefault="00EE23D1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</w:p>
          <w:p w14:paraId="66F1C3F9" w14:textId="77777777" w:rsidR="00375181" w:rsidRPr="00375181" w:rsidRDefault="00375181" w:rsidP="0037518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75181">
              <w:rPr>
                <w:rFonts w:ascii="Arial" w:hAnsi="Arial" w:cs="Arial"/>
                <w:color w:val="000000"/>
                <w:sz w:val="22"/>
                <w:szCs w:val="22"/>
              </w:rPr>
              <w:t>good travel insurance</w:t>
            </w:r>
          </w:p>
          <w:p w14:paraId="48B15359" w14:textId="14CD643D" w:rsidR="00A2424D" w:rsidRPr="001B00C3" w:rsidRDefault="00A2424D" w:rsidP="00375181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55D7469C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Commercial Investigation</w:t>
            </w:r>
          </w:p>
        </w:tc>
      </w:tr>
      <w:tr w:rsidR="00A2424D" w:rsidRPr="008D7BB3" w14:paraId="1DA06969" w14:textId="77777777" w:rsidTr="00097363">
        <w:trPr>
          <w:trHeight w:val="1739"/>
          <w:jc w:val="center"/>
        </w:trPr>
        <w:tc>
          <w:tcPr>
            <w:tcW w:w="2268" w:type="dxa"/>
            <w:shd w:val="clear" w:color="auto" w:fill="FFFFCC"/>
            <w:vAlign w:val="center"/>
            <w:hideMark/>
          </w:tcPr>
          <w:p w14:paraId="6A4E1095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Business &amp; Liability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4FDF12A6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Business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3BDB4112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Public Liability Insurance, Marine Insurance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655C366A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Commercial Investigation</w:t>
            </w:r>
          </w:p>
        </w:tc>
      </w:tr>
      <w:tr w:rsidR="00A2424D" w:rsidRPr="008D7BB3" w14:paraId="66F17D97" w14:textId="77777777" w:rsidTr="00097363">
        <w:trPr>
          <w:trHeight w:val="915"/>
          <w:jc w:val="center"/>
        </w:trPr>
        <w:tc>
          <w:tcPr>
            <w:tcW w:w="2268" w:type="dxa"/>
            <w:shd w:val="clear" w:color="auto" w:fill="FFFFCC"/>
            <w:vAlign w:val="center"/>
            <w:hideMark/>
          </w:tcPr>
          <w:p w14:paraId="2DF8A003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Quotes &amp; Local Search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361F55C7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Insurance Quotes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6B2A8018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Insurance Near Me</w:t>
            </w:r>
          </w:p>
        </w:tc>
        <w:tc>
          <w:tcPr>
            <w:tcW w:w="2268" w:type="dxa"/>
            <w:shd w:val="clear" w:color="auto" w:fill="FFCCCC"/>
            <w:vAlign w:val="center"/>
            <w:hideMark/>
          </w:tcPr>
          <w:p w14:paraId="5880F986" w14:textId="77777777" w:rsidR="00A2424D" w:rsidRPr="001B00C3" w:rsidRDefault="00A2424D" w:rsidP="00F71C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</w:pPr>
            <w:r w:rsidRPr="001B00C3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IN"/>
              </w:rPr>
              <w:t>Transactional</w:t>
            </w:r>
          </w:p>
        </w:tc>
      </w:tr>
    </w:tbl>
    <w:p w14:paraId="282E90FC" w14:textId="77777777" w:rsidR="00D35A74" w:rsidRDefault="00D35A74" w:rsidP="008A26EE">
      <w:pPr>
        <w:jc w:val="center"/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2C7A1E" w14:textId="77777777" w:rsidR="00EC4B83" w:rsidRDefault="00EC4B83" w:rsidP="00EC4B83">
      <w:pP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8AD6A5" w14:textId="77777777" w:rsidR="00EC4B83" w:rsidRDefault="00EC4B83" w:rsidP="00EC4B83">
      <w:pP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E5AB60" w14:textId="77777777" w:rsidR="00EC4B83" w:rsidRDefault="00EC4B83" w:rsidP="00EC4B83">
      <w:pP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738514" w14:textId="77777777" w:rsidR="00EC4B83" w:rsidRDefault="00EC4B83" w:rsidP="00EC4B83">
      <w:pP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CC10F3" w14:textId="77777777" w:rsidR="004F3545" w:rsidRPr="00995474" w:rsidRDefault="004F3545" w:rsidP="004923BF">
      <w:pPr>
        <w:jc w:val="center"/>
        <w:rPr>
          <w:b/>
          <w:bCs/>
          <w:color w:val="104864" w:themeColor="background2" w:themeShade="40"/>
          <w:sz w:val="10"/>
          <w:szCs w:val="1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1BCA59" w14:textId="6DD62DAF" w:rsidR="00E63FEA" w:rsidRPr="00924561" w:rsidRDefault="008B30AF" w:rsidP="009547E0">
      <w:pPr>
        <w:jc w:val="center"/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  <w:r w:rsidR="009547E0" w:rsidRPr="00924561"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Keyword analysis</w:t>
      </w:r>
    </w:p>
    <w:p w14:paraId="356BC5B5" w14:textId="77777777" w:rsidR="009547E0" w:rsidRPr="009547E0" w:rsidRDefault="009547E0">
      <w:pPr>
        <w:rPr>
          <w:color w:val="104864" w:themeColor="background2" w:themeShade="40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8760" w:type="dxa"/>
        <w:jc w:val="center"/>
        <w:tblLook w:val="04A0" w:firstRow="1" w:lastRow="0" w:firstColumn="1" w:lastColumn="0" w:noHBand="0" w:noVBand="1"/>
      </w:tblPr>
      <w:tblGrid>
        <w:gridCol w:w="1448"/>
        <w:gridCol w:w="1417"/>
        <w:gridCol w:w="1417"/>
        <w:gridCol w:w="1417"/>
        <w:gridCol w:w="1417"/>
        <w:gridCol w:w="1644"/>
      </w:tblGrid>
      <w:tr w:rsidR="00E63FEA" w:rsidRPr="00FF35AD" w14:paraId="4B22EE6A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F4DF" w:themeFill="accent5" w:themeFillTint="33"/>
            <w:noWrap/>
            <w:vAlign w:val="center"/>
            <w:hideMark/>
          </w:tcPr>
          <w:p w14:paraId="63191BDA" w14:textId="77777777" w:rsidR="00E63FEA" w:rsidRPr="00F209F5" w:rsidRDefault="00F209F5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sz w:val="22"/>
                <w:szCs w:val="22"/>
                <w:lang w:eastAsia="en-IN"/>
              </w:rPr>
            </w:pPr>
            <w:r w:rsidRPr="00F209F5">
              <w:rPr>
                <w:rFonts w:ascii="Arial Rounded MT Bold" w:eastAsia="Times New Roman" w:hAnsi="Arial Rounded MT Bold" w:cs="Times New Roman"/>
                <w:color w:val="000000"/>
                <w:sz w:val="22"/>
                <w:szCs w:val="22"/>
                <w:lang w:eastAsia="en-IN"/>
              </w:rPr>
              <w:t>Keyword</w:t>
            </w:r>
          </w:p>
          <w:p w14:paraId="642E8296" w14:textId="4C5178DC" w:rsidR="00F209F5" w:rsidRPr="00FF35AD" w:rsidRDefault="00F209F5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4F4DF" w:themeFill="accent5" w:themeFillTint="33"/>
            <w:noWrap/>
            <w:vAlign w:val="center"/>
            <w:hideMark/>
          </w:tcPr>
          <w:p w14:paraId="67548E8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Avg. monthly search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4F4DF" w:themeFill="accent5" w:themeFillTint="33"/>
            <w:noWrap/>
            <w:vAlign w:val="center"/>
            <w:hideMark/>
          </w:tcPr>
          <w:p w14:paraId="31EDC42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Competition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4F4DF" w:themeFill="accent5" w:themeFillTint="33"/>
            <w:noWrap/>
            <w:vAlign w:val="center"/>
            <w:hideMark/>
          </w:tcPr>
          <w:p w14:paraId="098B4C4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CPC(Low)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4F4DF" w:themeFill="accent5" w:themeFillTint="33"/>
            <w:noWrap/>
            <w:vAlign w:val="center"/>
            <w:hideMark/>
          </w:tcPr>
          <w:p w14:paraId="3FFA5BD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CPC(High)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4F4DF" w:themeFill="accent5" w:themeFillTint="33"/>
            <w:noWrap/>
            <w:vAlign w:val="center"/>
            <w:hideMark/>
          </w:tcPr>
          <w:p w14:paraId="02A33B3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Search Intent</w:t>
            </w:r>
          </w:p>
        </w:tc>
      </w:tr>
      <w:tr w:rsidR="00E63FEA" w:rsidRPr="00FF35AD" w14:paraId="758B5951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213F0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Go digit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147B332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566299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Medium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B55AE0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23.86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10293F8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101.79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F35ED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Navigational</w:t>
            </w:r>
          </w:p>
        </w:tc>
      </w:tr>
      <w:tr w:rsidR="00E63FEA" w:rsidRPr="00FF35AD" w14:paraId="45A5FEA7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EE5D2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Digit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C7799A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34D527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Medium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8624433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23.92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CDF3A9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116.71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D84399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Navigational</w:t>
            </w:r>
          </w:p>
        </w:tc>
      </w:tr>
      <w:tr w:rsidR="00E63FEA" w:rsidRPr="00FF35AD" w14:paraId="0403589D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71DB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Auto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3ACCA0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6CF5DB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C4BE46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36.64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6869EA9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210.79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817F73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Commercial</w:t>
            </w:r>
          </w:p>
        </w:tc>
      </w:tr>
      <w:tr w:rsidR="00E63FEA" w:rsidRPr="00FF35AD" w14:paraId="72FE62B5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6B400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Health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08305F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100K-1M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D89610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Medium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A5CF4A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172.33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B22AF1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576.37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A2F78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Commercial</w:t>
            </w:r>
          </w:p>
        </w:tc>
      </w:tr>
      <w:tr w:rsidR="00E63FEA" w:rsidRPr="00FF35AD" w14:paraId="222D0EE4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1DBF3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Business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43CF4B3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184437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A1C9D78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73.92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16D1E6C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294.55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8E2BA5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Commercial</w:t>
            </w:r>
          </w:p>
        </w:tc>
      </w:tr>
      <w:tr w:rsidR="00E63FEA" w:rsidRPr="00FF35AD" w14:paraId="1748D1DA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A1124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F46F246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100K-1M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FC9686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CB6424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24.32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71A87D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80.94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DA5DAF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Informational</w:t>
            </w:r>
          </w:p>
        </w:tc>
      </w:tr>
      <w:tr w:rsidR="00E63FEA" w:rsidRPr="00FF35AD" w14:paraId="164F99D1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A7526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commercial car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1118B85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9222D16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Medium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F28483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14.74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767015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136.26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AAD8E5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Investigational</w:t>
            </w:r>
          </w:p>
        </w:tc>
      </w:tr>
      <w:tr w:rsidR="00E63FEA" w:rsidRPr="00FF35AD" w14:paraId="008C3FBA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CCAB7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home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4DB959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70721D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7A925E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44.57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F207DC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186.05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868AE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1604F4C0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757AD8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home insurance quotes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8F673C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1C39CC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863331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60.69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0AB282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248.58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2F7E1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Transactional</w:t>
            </w:r>
          </w:p>
        </w:tc>
      </w:tr>
      <w:tr w:rsidR="00E63FEA" w:rsidRPr="00FF35AD" w14:paraId="025ACD7C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2E2CA9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private medical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1743C9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345C30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656B5C9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1.99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788B13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80.32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048479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60C61D03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089B203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vehicle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D7F151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F5A1829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Medium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E5DA4E6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38.32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98BFABF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167.69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1F608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73F7C643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53E85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insurance near me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D05FD5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9D3FBD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4716B2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43.01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1E27ACE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155.24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21D510" w14:textId="4D8B7ABA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Transactional</w:t>
            </w:r>
          </w:p>
        </w:tc>
      </w:tr>
      <w:tr w:rsidR="00E63FEA" w:rsidRPr="00FF35AD" w14:paraId="4E91BE4E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7DF77F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car insurance near me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128C800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319666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07AB55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70.42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E8CAE3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218.15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045084" w14:textId="7AF02329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Transactional</w:t>
            </w:r>
          </w:p>
        </w:tc>
      </w:tr>
      <w:tr w:rsidR="00E63FEA" w:rsidRPr="00FF35AD" w14:paraId="217B3638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3E94D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long term care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3E0180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7059E6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D9BA10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52.32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67E475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187.74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82AEDE" w14:textId="6981C3D1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76E3C9B9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DBC555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healthcare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02E103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22FF82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54EB2A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31.39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7296286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115.96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B59A0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Informational</w:t>
            </w:r>
          </w:p>
        </w:tc>
      </w:tr>
      <w:tr w:rsidR="00E63FEA" w:rsidRPr="00FF35AD" w14:paraId="398BC826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BEB8B8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individual health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EC11DB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19E027F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5D29648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140.94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ADC215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508.3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F7267A" w14:textId="324226BB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5454D2D5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8A2BA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Annuity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9B88073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624A82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752A02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33.11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7D5D6E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116.12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A2F9C5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Informational</w:t>
            </w:r>
          </w:p>
        </w:tc>
      </w:tr>
      <w:tr w:rsidR="00E63FEA" w:rsidRPr="00FF35AD" w14:paraId="02B55656" w14:textId="77777777" w:rsidTr="00526627">
        <w:trPr>
          <w:trHeight w:val="567"/>
          <w:jc w:val="center"/>
        </w:trPr>
        <w:tc>
          <w:tcPr>
            <w:tcW w:w="14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290E2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life insurance plans</w:t>
            </w:r>
          </w:p>
        </w:tc>
        <w:tc>
          <w:tcPr>
            <w:tcW w:w="1417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3116AD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E3C0D5F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10D9E4D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62.42</w:t>
            </w:r>
          </w:p>
        </w:tc>
        <w:tc>
          <w:tcPr>
            <w:tcW w:w="1417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122D7C6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208.36</w:t>
            </w:r>
          </w:p>
        </w:tc>
        <w:tc>
          <w:tcPr>
            <w:tcW w:w="1644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0A42E6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3F0B70E2" w14:textId="77777777" w:rsidTr="00526627">
        <w:trPr>
          <w:trHeight w:val="567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BDE09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domestic travel insurance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C5C9415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6A9DB1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D45EDA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10.15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EBBB8C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51.61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AD57B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75AF2FCC" w14:textId="77777777" w:rsidTr="00526627">
        <w:trPr>
          <w:trHeight w:val="567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F660A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lastRenderedPageBreak/>
              <w:t>term life insurance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AE786C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F29F6B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17EA27A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162.67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CFF86A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437.38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DDD13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0F2E3F29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C98DA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retirement planning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B4B68A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6FB931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C475FF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49.52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939EC9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232.45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37010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Informational</w:t>
            </w:r>
          </w:p>
        </w:tc>
      </w:tr>
      <w:tr w:rsidR="00E63FEA" w:rsidRPr="00FF35AD" w14:paraId="1E82B429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39B96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public liability insurance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D8B408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2380C4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Medium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B3CF72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69.11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1CE3A0D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237.36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9D2433" w14:textId="2ED4ACCD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07841EB6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46577F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international health coverage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0976B5F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BFED2E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Medium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9ED0AD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83.36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5C6684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353.52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9C054D" w14:textId="2FF5F849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0A461CE5" w14:textId="77777777" w:rsidTr="00B5633A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9AE76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critical illness list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BAB8E7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F8457FF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330AE66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29.94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D9F53F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95.08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646366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Informational</w:t>
            </w:r>
          </w:p>
        </w:tc>
      </w:tr>
      <w:tr w:rsidR="00E63FEA" w:rsidRPr="00FF35AD" w14:paraId="2DA0FD1E" w14:textId="77777777" w:rsidTr="00B5633A">
        <w:trPr>
          <w:trHeight w:val="567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CF32B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health insurance premiums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DD87E4D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5722D2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Medium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83C3C6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91.54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9E68E44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337.48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ECA5C9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485729E5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1B2D5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insurance quotes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1A7E48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50F6310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FC2F538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64.93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546108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205.01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F3F05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Transactional</w:t>
            </w:r>
          </w:p>
        </w:tc>
      </w:tr>
      <w:tr w:rsidR="00E63FEA" w:rsidRPr="00FF35AD" w14:paraId="044D7A73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EF0132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insurance companies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60DAE2F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5E024CE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2F0C39C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32.63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298D0A2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104.81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CBECF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0E22630E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5F374A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marine insurance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ED8DD7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0B5C273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37F19EE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106.63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4B69D7B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467.78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8457A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E63FEA" w:rsidRPr="00FF35AD" w14:paraId="13C93650" w14:textId="77777777" w:rsidTr="00B5633A">
        <w:trPr>
          <w:trHeight w:val="567"/>
          <w:jc w:val="center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3EBFF7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best car insurance companies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7A57433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00B98E30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Medium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99083C1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85.21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  <w:hideMark/>
          </w:tcPr>
          <w:p w14:paraId="681B656B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242.71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0EAB29" w14:textId="77777777" w:rsidR="00E63FEA" w:rsidRPr="00FF35AD" w:rsidRDefault="00E63FE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F32F8D" w:rsidRPr="00FF35AD" w14:paraId="6BA8D353" w14:textId="77777777" w:rsidTr="00B5633A">
        <w:trPr>
          <w:trHeight w:val="567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F803157" w14:textId="77777777" w:rsidR="00864B4B" w:rsidRPr="00E65C69" w:rsidRDefault="00864B4B" w:rsidP="0031639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65C6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quote for vehicle insurance</w:t>
            </w:r>
          </w:p>
          <w:p w14:paraId="4E8A9020" w14:textId="77777777" w:rsidR="00F32F8D" w:rsidRPr="00E65C69" w:rsidRDefault="00F32F8D" w:rsidP="00316399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</w:tcPr>
          <w:p w14:paraId="08E19653" w14:textId="77777777" w:rsidR="006F1BFA" w:rsidRPr="00E65C69" w:rsidRDefault="006F1BFA" w:rsidP="0031639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65C6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10K-100K</w:t>
            </w:r>
          </w:p>
          <w:p w14:paraId="34C7FADC" w14:textId="77777777" w:rsidR="00F32F8D" w:rsidRPr="00E65C69" w:rsidRDefault="00F32F8D" w:rsidP="00316399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</w:tcPr>
          <w:p w14:paraId="76EF9E96" w14:textId="4D281359" w:rsidR="00F32F8D" w:rsidRPr="00E65C69" w:rsidRDefault="006F1BFA" w:rsidP="00E65C69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</w:pPr>
            <w:r w:rsidRPr="00E65C69"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</w:tcPr>
          <w:p w14:paraId="26541FF9" w14:textId="77777777" w:rsidR="00700308" w:rsidRPr="00E65C69" w:rsidRDefault="00700308" w:rsidP="0031639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65C6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138.14</w:t>
            </w:r>
          </w:p>
          <w:p w14:paraId="61A3EA6F" w14:textId="77777777" w:rsidR="00F32F8D" w:rsidRPr="00E65C69" w:rsidRDefault="00F32F8D" w:rsidP="00316399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FBED" w:themeFill="accent4" w:themeFillTint="33"/>
            <w:noWrap/>
            <w:vAlign w:val="center"/>
          </w:tcPr>
          <w:p w14:paraId="5F3FC225" w14:textId="77777777" w:rsidR="00316399" w:rsidRPr="00E65C69" w:rsidRDefault="00316399" w:rsidP="0031639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65C6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340.17</w:t>
            </w:r>
          </w:p>
          <w:p w14:paraId="68658D99" w14:textId="77777777" w:rsidR="00F32F8D" w:rsidRPr="00E65C69" w:rsidRDefault="00F32F8D" w:rsidP="00316399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AF6084B" w14:textId="28DC76F6" w:rsidR="00F32F8D" w:rsidRPr="00FF35AD" w:rsidRDefault="00417B79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Transactional</w:t>
            </w:r>
          </w:p>
        </w:tc>
      </w:tr>
      <w:tr w:rsidR="00375181" w:rsidRPr="00FF35AD" w14:paraId="05DC3AA7" w14:textId="77777777" w:rsidTr="00B5633A">
        <w:trPr>
          <w:trHeight w:val="567"/>
          <w:jc w:val="center"/>
        </w:trPr>
        <w:tc>
          <w:tcPr>
            <w:tcW w:w="144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D98943C" w14:textId="77777777" w:rsidR="00375181" w:rsidRPr="00CA57CD" w:rsidRDefault="00375181" w:rsidP="00375181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CA57CD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good travel insurance</w:t>
            </w:r>
          </w:p>
          <w:p w14:paraId="6C786C4C" w14:textId="77777777" w:rsidR="00375181" w:rsidRPr="00E65C69" w:rsidRDefault="00375181" w:rsidP="0031639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62DF90D3" w14:textId="43882A7F" w:rsidR="00375181" w:rsidRPr="00E65C69" w:rsidRDefault="00CA57CD" w:rsidP="0031639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FF35A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35C3DA2D" w14:textId="302FB525" w:rsidR="00375181" w:rsidRPr="00E65C69" w:rsidRDefault="000A308C" w:rsidP="00E65C69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  <w:t>M</w:t>
            </w:r>
            <w:r w:rsidR="00CA57CD"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  <w:t>edium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02C646ED" w14:textId="77777777" w:rsidR="008F3F8D" w:rsidRPr="00CA57CD" w:rsidRDefault="008F3F8D" w:rsidP="008F3F8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CA57CD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282.36</w:t>
            </w:r>
          </w:p>
          <w:p w14:paraId="3834BDC0" w14:textId="359D0E2F" w:rsidR="00F52E4D" w:rsidRDefault="00F52E4D" w:rsidP="00F52E4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  <w:p w14:paraId="3595BCED" w14:textId="77777777" w:rsidR="00375181" w:rsidRPr="00E65C69" w:rsidRDefault="00375181" w:rsidP="0031639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6C274668" w14:textId="77777777" w:rsidR="00CA57CD" w:rsidRPr="00CA57CD" w:rsidRDefault="00CA57CD" w:rsidP="00CA57C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CA57CD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1193.34</w:t>
            </w:r>
          </w:p>
          <w:p w14:paraId="4C7D9C00" w14:textId="77777777" w:rsidR="00375181" w:rsidRPr="00E65C69" w:rsidRDefault="00375181" w:rsidP="0031639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9D685EB" w14:textId="2C124D6B" w:rsidR="00375181" w:rsidRPr="00FF35AD" w:rsidRDefault="00814AAD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3E4E98" w:rsidRPr="00FF35AD" w14:paraId="27D48D69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7D673C0" w14:textId="0D092DEA" w:rsidR="003E4E98" w:rsidRPr="00CA57CD" w:rsidRDefault="00060595" w:rsidP="00375181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Go Digit Life Insurance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392356C8" w14:textId="39F185C8" w:rsidR="003E4E98" w:rsidRPr="00FF35AD" w:rsidRDefault="008606EE" w:rsidP="00316399">
            <w:pPr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1BC4FBD1" w14:textId="2A6B9F47" w:rsidR="003E4E98" w:rsidRDefault="008606EE" w:rsidP="00E65C69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6EFD4D80" w14:textId="6EB02DD7" w:rsidR="003E4E98" w:rsidRPr="00CA57CD" w:rsidRDefault="00563E4C" w:rsidP="008F3F8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19.94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069319C5" w14:textId="322E7DB5" w:rsidR="003E4E98" w:rsidRPr="00CA57CD" w:rsidRDefault="00563E4C" w:rsidP="00CA57C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176.41</w:t>
            </w:r>
          </w:p>
        </w:tc>
        <w:tc>
          <w:tcPr>
            <w:tcW w:w="16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4504E31" w14:textId="44F9F581" w:rsidR="003E4E98" w:rsidRPr="00FF35AD" w:rsidRDefault="00C8466A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N</w:t>
            </w:r>
            <w:r w:rsidR="00E64DCD"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avigational</w:t>
            </w:r>
          </w:p>
        </w:tc>
      </w:tr>
      <w:tr w:rsidR="00406BD9" w:rsidRPr="00FF35AD" w14:paraId="164245E2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6662ED" w14:textId="197DFE47" w:rsidR="00406BD9" w:rsidRDefault="000C2328" w:rsidP="00375181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Pension </w:t>
            </w:r>
            <w:r w:rsidR="0059400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scheme for senior citizens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27EDE834" w14:textId="2D1D7665" w:rsidR="00406BD9" w:rsidRDefault="00594008" w:rsidP="00316399">
            <w:pPr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1K-10K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6CF1DF04" w14:textId="5E257A8B" w:rsidR="00406BD9" w:rsidRDefault="00594008" w:rsidP="00E65C69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  <w:t>Low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16058B46" w14:textId="2387F17F" w:rsidR="00406BD9" w:rsidRDefault="00243400" w:rsidP="008F3F8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25.88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6DBCC8C7" w14:textId="66FF4578" w:rsidR="00406BD9" w:rsidRDefault="00243400" w:rsidP="00CA57C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77.86</w:t>
            </w:r>
          </w:p>
        </w:tc>
        <w:tc>
          <w:tcPr>
            <w:tcW w:w="16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E6F7E03" w14:textId="1F4E3694" w:rsidR="00406BD9" w:rsidRPr="00FF35AD" w:rsidRDefault="00E64DCD" w:rsidP="00E64DCD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Investigation</w:t>
            </w:r>
          </w:p>
        </w:tc>
      </w:tr>
      <w:tr w:rsidR="00006F82" w:rsidRPr="00FF35AD" w14:paraId="6AAB9B67" w14:textId="77777777" w:rsidTr="00C7655D">
        <w:trPr>
          <w:trHeight w:val="567"/>
          <w:jc w:val="center"/>
        </w:trPr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F1E6B4C" w14:textId="65CE9955" w:rsidR="00006F82" w:rsidRDefault="00006F82" w:rsidP="00375181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Pension scheme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6D06F662" w14:textId="5D322CB5" w:rsidR="00006F82" w:rsidRDefault="004A1F89" w:rsidP="00316399">
            <w:pPr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10K-100K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3F26FB26" w14:textId="5CEEDBCC" w:rsidR="00006F82" w:rsidRDefault="004A1F89" w:rsidP="00E65C69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b/>
                <w:bCs/>
                <w:color w:val="000000"/>
                <w:lang w:eastAsia="en-IN"/>
              </w:rPr>
              <w:t>Medium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557DA9DC" w14:textId="47886A30" w:rsidR="00006F82" w:rsidRDefault="001E2759" w:rsidP="008F3F8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37.90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BED" w:themeFill="accent4" w:themeFillTint="33"/>
            <w:noWrap/>
            <w:vAlign w:val="center"/>
          </w:tcPr>
          <w:p w14:paraId="50EA3A95" w14:textId="28FE75B8" w:rsidR="00006F82" w:rsidRDefault="001E2759" w:rsidP="00CA57C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111.72</w:t>
            </w:r>
          </w:p>
        </w:tc>
        <w:tc>
          <w:tcPr>
            <w:tcW w:w="16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4D641EB" w14:textId="152809E9" w:rsidR="00006F82" w:rsidRPr="00FF35AD" w:rsidRDefault="000140D8" w:rsidP="00A86A35">
            <w:pPr>
              <w:spacing w:after="0" w:line="240" w:lineRule="auto"/>
              <w:jc w:val="center"/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</w:pPr>
            <w:r>
              <w:rPr>
                <w:rFonts w:ascii="Arial Rounded MT Bold" w:eastAsia="Times New Roman" w:hAnsi="Arial Rounded MT Bold" w:cs="Times New Roman"/>
                <w:color w:val="000000"/>
                <w:lang w:eastAsia="en-IN"/>
              </w:rPr>
              <w:t>Informational</w:t>
            </w:r>
          </w:p>
        </w:tc>
      </w:tr>
    </w:tbl>
    <w:p w14:paraId="640C5F7A" w14:textId="32F639FF" w:rsidR="008B30AF" w:rsidRDefault="008B30AF" w:rsidP="00523286">
      <w:pP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B8E29" w14:textId="77777777" w:rsidR="00DF012B" w:rsidRPr="000174A9" w:rsidRDefault="00DF012B" w:rsidP="00E63FEA">
      <w:pPr>
        <w:rPr>
          <w:b/>
          <w:bCs/>
          <w:color w:val="104864" w:themeColor="background2" w:themeShade="4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F012B" w:rsidRPr="000174A9" w:rsidSect="00B50EEA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pgBorders w:offsetFrom="page">
        <w:top w:val="single" w:sz="24" w:space="24" w:color="104864" w:themeColor="background2" w:themeShade="40"/>
        <w:left w:val="single" w:sz="24" w:space="24" w:color="104864" w:themeColor="background2" w:themeShade="40"/>
        <w:bottom w:val="single" w:sz="24" w:space="24" w:color="104864" w:themeColor="background2" w:themeShade="40"/>
        <w:right w:val="single" w:sz="24" w:space="24" w:color="104864" w:themeColor="background2" w:themeShade="40"/>
      </w:pgBorders>
      <w:cols w:space="708"/>
      <w:docGrid w:linePitch="360"/>
      <w:sectPrChange w:id="3" w:author="Aniket Acharjee" w:date="2026-06-15T00:07:00Z" w16du:dateUtc="2026-06-14T18:37:00Z">
        <w:sectPr w:rsidR="00DF012B" w:rsidRPr="000174A9" w:rsidSect="00B50EEA">
          <w:pgMar w:top="1440" w:right="1440" w:bottom="1440" w:left="1440" w:header="708" w:footer="708" w:gutter="0"/>
          <w:pgBorders w:offsetFrom="text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CC907" w14:textId="77777777" w:rsidR="00C06A91" w:rsidRDefault="00C06A91" w:rsidP="00D844CD">
      <w:pPr>
        <w:spacing w:after="0" w:line="240" w:lineRule="auto"/>
      </w:pPr>
      <w:r>
        <w:separator/>
      </w:r>
    </w:p>
  </w:endnote>
  <w:endnote w:type="continuationSeparator" w:id="0">
    <w:p w14:paraId="0E8126CD" w14:textId="77777777" w:rsidR="00C06A91" w:rsidRDefault="00C06A91" w:rsidP="00D84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356C6" w14:textId="77777777" w:rsidR="00C06A91" w:rsidRDefault="00C06A91" w:rsidP="00D844CD">
      <w:pPr>
        <w:spacing w:after="0" w:line="240" w:lineRule="auto"/>
      </w:pPr>
      <w:r>
        <w:separator/>
      </w:r>
    </w:p>
  </w:footnote>
  <w:footnote w:type="continuationSeparator" w:id="0">
    <w:p w14:paraId="7546F412" w14:textId="77777777" w:rsidR="00C06A91" w:rsidRDefault="00C06A91" w:rsidP="00D84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769BA" w14:textId="648BCC64" w:rsidR="00D844CD" w:rsidRDefault="00000000">
    <w:pPr>
      <w:pStyle w:val="Header"/>
    </w:pPr>
    <w:ins w:id="0" w:author="Aniket Acharjee" w:date="2026-06-14T23:47:00Z" w16du:dateUtc="2026-06-14T18:17:00Z">
      <w:r>
        <w:rPr>
          <w:noProof/>
        </w:rPr>
        <w:pict w14:anchorId="5C1D211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349154251" o:spid="_x0000_s1036" type="#_x0000_t136" style="position:absolute;margin-left:0;margin-top:0;width:494.9pt;height:141.4pt;rotation:315;z-index:-251658239;mso-position-horizontal:center;mso-position-horizontal-relative:margin;mso-position-vertical:center;mso-position-vertical-relative:margin" o:allowincell="f" fillcolor="#d8d8d8 [2732]" stroked="f">
            <v:fill opacity=".5"/>
            <v:textpath style="font-family:&quot;Cavolini&quot;;font-size:1pt" string="Go Digit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B761" w14:textId="0B1A748E" w:rsidR="00D844CD" w:rsidRDefault="00000000">
    <w:pPr>
      <w:pStyle w:val="Header"/>
    </w:pPr>
    <w:ins w:id="1" w:author="Aniket Acharjee" w:date="2026-06-14T23:47:00Z" w16du:dateUtc="2026-06-14T18:17:00Z">
      <w:r>
        <w:rPr>
          <w:noProof/>
        </w:rPr>
        <w:pict w14:anchorId="7E512C39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349154252" o:spid="_x0000_s1037" type="#_x0000_t136" style="position:absolute;margin-left:0;margin-top:0;width:494.9pt;height:141.4pt;rotation:315;z-index:-251658238;mso-position-horizontal:center;mso-position-horizontal-relative:margin;mso-position-vertical:center;mso-position-vertical-relative:margin" o:allowincell="f" fillcolor="#d8d8d8 [2732]" stroked="f">
            <v:fill opacity=".5"/>
            <v:textpath style="font-family:&quot;Cavolini&quot;;font-size:1pt" string="Go Digit"/>
            <w10:wrap anchorx="margin" anchory="margin"/>
          </v:shape>
        </w:pict>
      </w:r>
    </w:ins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5412" w14:textId="46E06C3A" w:rsidR="00D844CD" w:rsidRDefault="00000000">
    <w:pPr>
      <w:pStyle w:val="Header"/>
    </w:pPr>
    <w:ins w:id="2" w:author="Aniket Acharjee" w:date="2026-06-14T23:47:00Z" w16du:dateUtc="2026-06-14T18:17:00Z">
      <w:r>
        <w:rPr>
          <w:noProof/>
        </w:rPr>
        <w:pict w14:anchorId="60FF8D6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349154250" o:spid="_x0000_s1035" type="#_x0000_t136" style="position:absolute;margin-left:0;margin-top:0;width:494.9pt;height:141.4pt;rotation:315;z-index:-251658240;mso-position-horizontal:center;mso-position-horizontal-relative:margin;mso-position-vertical:center;mso-position-vertical-relative:margin" o:allowincell="f" fillcolor="#d8d8d8 [2732]" stroked="f">
            <v:fill opacity=".5"/>
            <v:textpath style="font-family:&quot;Cavolini&quot;;font-size:1pt" string="Go Digit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1BA"/>
    <w:multiLevelType w:val="hybridMultilevel"/>
    <w:tmpl w:val="08C26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96065"/>
    <w:multiLevelType w:val="hybridMultilevel"/>
    <w:tmpl w:val="A2D41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75402"/>
    <w:multiLevelType w:val="hybridMultilevel"/>
    <w:tmpl w:val="0D887C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657328"/>
    <w:multiLevelType w:val="hybridMultilevel"/>
    <w:tmpl w:val="270A1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A03B3"/>
    <w:multiLevelType w:val="hybridMultilevel"/>
    <w:tmpl w:val="4C9686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531599"/>
    <w:multiLevelType w:val="hybridMultilevel"/>
    <w:tmpl w:val="745A3CA6"/>
    <w:lvl w:ilvl="0" w:tplc="2EFAA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D6D64"/>
    <w:multiLevelType w:val="hybridMultilevel"/>
    <w:tmpl w:val="DF600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42D94"/>
    <w:multiLevelType w:val="hybridMultilevel"/>
    <w:tmpl w:val="79C625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3A2EF1"/>
    <w:multiLevelType w:val="hybridMultilevel"/>
    <w:tmpl w:val="10F83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82DCC"/>
    <w:multiLevelType w:val="hybridMultilevel"/>
    <w:tmpl w:val="63B803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951847"/>
    <w:multiLevelType w:val="hybridMultilevel"/>
    <w:tmpl w:val="420E86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D197288"/>
    <w:multiLevelType w:val="hybridMultilevel"/>
    <w:tmpl w:val="5C9C55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D16BC9"/>
    <w:multiLevelType w:val="hybridMultilevel"/>
    <w:tmpl w:val="7BE69B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DD58A7"/>
    <w:multiLevelType w:val="hybridMultilevel"/>
    <w:tmpl w:val="8D160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F6FEB"/>
    <w:multiLevelType w:val="hybridMultilevel"/>
    <w:tmpl w:val="AF001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B904BC"/>
    <w:multiLevelType w:val="hybridMultilevel"/>
    <w:tmpl w:val="987A12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6214555"/>
    <w:multiLevelType w:val="hybridMultilevel"/>
    <w:tmpl w:val="FC32A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20842">
    <w:abstractNumId w:val="1"/>
  </w:num>
  <w:num w:numId="2" w16cid:durableId="306396684">
    <w:abstractNumId w:val="0"/>
  </w:num>
  <w:num w:numId="3" w16cid:durableId="1019356560">
    <w:abstractNumId w:val="6"/>
  </w:num>
  <w:num w:numId="4" w16cid:durableId="1142691415">
    <w:abstractNumId w:val="9"/>
  </w:num>
  <w:num w:numId="5" w16cid:durableId="1970352836">
    <w:abstractNumId w:val="13"/>
  </w:num>
  <w:num w:numId="6" w16cid:durableId="572398673">
    <w:abstractNumId w:val="5"/>
  </w:num>
  <w:num w:numId="7" w16cid:durableId="85272243">
    <w:abstractNumId w:val="12"/>
  </w:num>
  <w:num w:numId="8" w16cid:durableId="239100195">
    <w:abstractNumId w:val="10"/>
  </w:num>
  <w:num w:numId="9" w16cid:durableId="1589533428">
    <w:abstractNumId w:val="2"/>
  </w:num>
  <w:num w:numId="10" w16cid:durableId="1905407013">
    <w:abstractNumId w:val="4"/>
  </w:num>
  <w:num w:numId="11" w16cid:durableId="1527133336">
    <w:abstractNumId w:val="15"/>
  </w:num>
  <w:num w:numId="12" w16cid:durableId="1762683165">
    <w:abstractNumId w:val="7"/>
  </w:num>
  <w:num w:numId="13" w16cid:durableId="133716235">
    <w:abstractNumId w:val="11"/>
  </w:num>
  <w:num w:numId="14" w16cid:durableId="1910067237">
    <w:abstractNumId w:val="14"/>
  </w:num>
  <w:num w:numId="15" w16cid:durableId="363486048">
    <w:abstractNumId w:val="8"/>
  </w:num>
  <w:num w:numId="16" w16cid:durableId="2060744772">
    <w:abstractNumId w:val="3"/>
  </w:num>
  <w:num w:numId="17" w16cid:durableId="1572736383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iket Acharjee">
    <w15:presenceInfo w15:providerId="Windows Live" w15:userId="8b4d1488d205fb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hdrShapeDefaults>
    <o:shapedefaults v:ext="edit" spidmax="2050">
      <o:colormru v:ext="edit" colors="#cf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0F"/>
    <w:rsid w:val="000015FF"/>
    <w:rsid w:val="00003430"/>
    <w:rsid w:val="00003A66"/>
    <w:rsid w:val="000052F4"/>
    <w:rsid w:val="00006F82"/>
    <w:rsid w:val="000140D8"/>
    <w:rsid w:val="00014F4E"/>
    <w:rsid w:val="00016795"/>
    <w:rsid w:val="000174A9"/>
    <w:rsid w:val="000219BB"/>
    <w:rsid w:val="00022403"/>
    <w:rsid w:val="00024AF9"/>
    <w:rsid w:val="0002501C"/>
    <w:rsid w:val="0003724E"/>
    <w:rsid w:val="00040043"/>
    <w:rsid w:val="000472BF"/>
    <w:rsid w:val="00047CEC"/>
    <w:rsid w:val="00054868"/>
    <w:rsid w:val="00060595"/>
    <w:rsid w:val="00066A5E"/>
    <w:rsid w:val="000713F9"/>
    <w:rsid w:val="0008024D"/>
    <w:rsid w:val="00080516"/>
    <w:rsid w:val="00087DA4"/>
    <w:rsid w:val="000907C9"/>
    <w:rsid w:val="0009251C"/>
    <w:rsid w:val="00093DF0"/>
    <w:rsid w:val="00094974"/>
    <w:rsid w:val="00097363"/>
    <w:rsid w:val="000A308C"/>
    <w:rsid w:val="000B25BC"/>
    <w:rsid w:val="000B2FD3"/>
    <w:rsid w:val="000C2328"/>
    <w:rsid w:val="000C35D8"/>
    <w:rsid w:val="000C3DD7"/>
    <w:rsid w:val="000C578A"/>
    <w:rsid w:val="000C7050"/>
    <w:rsid w:val="000D1152"/>
    <w:rsid w:val="000E1305"/>
    <w:rsid w:val="000E57C1"/>
    <w:rsid w:val="000F37BF"/>
    <w:rsid w:val="000F51C2"/>
    <w:rsid w:val="00103B08"/>
    <w:rsid w:val="00110A86"/>
    <w:rsid w:val="0011717C"/>
    <w:rsid w:val="00117208"/>
    <w:rsid w:val="001268EB"/>
    <w:rsid w:val="00126E33"/>
    <w:rsid w:val="0012702B"/>
    <w:rsid w:val="00127557"/>
    <w:rsid w:val="00131B77"/>
    <w:rsid w:val="00134ED2"/>
    <w:rsid w:val="00140296"/>
    <w:rsid w:val="001557F6"/>
    <w:rsid w:val="001563BA"/>
    <w:rsid w:val="00174C8B"/>
    <w:rsid w:val="001764CF"/>
    <w:rsid w:val="00177D5D"/>
    <w:rsid w:val="00180C0E"/>
    <w:rsid w:val="00182023"/>
    <w:rsid w:val="00185126"/>
    <w:rsid w:val="001935FE"/>
    <w:rsid w:val="001A0799"/>
    <w:rsid w:val="001A2A0B"/>
    <w:rsid w:val="001A5F6B"/>
    <w:rsid w:val="001B00C3"/>
    <w:rsid w:val="001B039B"/>
    <w:rsid w:val="001B6E43"/>
    <w:rsid w:val="001C62BC"/>
    <w:rsid w:val="001D0241"/>
    <w:rsid w:val="001E0156"/>
    <w:rsid w:val="001E2759"/>
    <w:rsid w:val="001E4124"/>
    <w:rsid w:val="001E6C3C"/>
    <w:rsid w:val="001F3638"/>
    <w:rsid w:val="001F40CE"/>
    <w:rsid w:val="00210193"/>
    <w:rsid w:val="00211E86"/>
    <w:rsid w:val="0021310E"/>
    <w:rsid w:val="00227F15"/>
    <w:rsid w:val="002306E1"/>
    <w:rsid w:val="00236A41"/>
    <w:rsid w:val="00243400"/>
    <w:rsid w:val="00255FD7"/>
    <w:rsid w:val="0026004D"/>
    <w:rsid w:val="0027033E"/>
    <w:rsid w:val="00273926"/>
    <w:rsid w:val="00273F89"/>
    <w:rsid w:val="00285921"/>
    <w:rsid w:val="00286220"/>
    <w:rsid w:val="002922F5"/>
    <w:rsid w:val="0029584B"/>
    <w:rsid w:val="002A15A0"/>
    <w:rsid w:val="002A2978"/>
    <w:rsid w:val="002A7B53"/>
    <w:rsid w:val="002A7C24"/>
    <w:rsid w:val="002B6654"/>
    <w:rsid w:val="002C5A68"/>
    <w:rsid w:val="002D5843"/>
    <w:rsid w:val="002D6604"/>
    <w:rsid w:val="002D7014"/>
    <w:rsid w:val="002F23EE"/>
    <w:rsid w:val="002F2C71"/>
    <w:rsid w:val="002F5965"/>
    <w:rsid w:val="002F62D1"/>
    <w:rsid w:val="002F769B"/>
    <w:rsid w:val="0030045E"/>
    <w:rsid w:val="00303A8F"/>
    <w:rsid w:val="0030706B"/>
    <w:rsid w:val="00307A8E"/>
    <w:rsid w:val="00307B7F"/>
    <w:rsid w:val="003155D5"/>
    <w:rsid w:val="00316399"/>
    <w:rsid w:val="00326FA0"/>
    <w:rsid w:val="00336A81"/>
    <w:rsid w:val="00342419"/>
    <w:rsid w:val="00350A87"/>
    <w:rsid w:val="00351E18"/>
    <w:rsid w:val="00352BF3"/>
    <w:rsid w:val="0035785D"/>
    <w:rsid w:val="0036240C"/>
    <w:rsid w:val="00375181"/>
    <w:rsid w:val="003774E5"/>
    <w:rsid w:val="0037760C"/>
    <w:rsid w:val="003A31BF"/>
    <w:rsid w:val="003A4DDF"/>
    <w:rsid w:val="003B7F88"/>
    <w:rsid w:val="003C13F7"/>
    <w:rsid w:val="003D3AC0"/>
    <w:rsid w:val="003E1DAE"/>
    <w:rsid w:val="003E3888"/>
    <w:rsid w:val="003E4E98"/>
    <w:rsid w:val="003F0622"/>
    <w:rsid w:val="003F2950"/>
    <w:rsid w:val="00406450"/>
    <w:rsid w:val="00406BD9"/>
    <w:rsid w:val="00417B79"/>
    <w:rsid w:val="00422E30"/>
    <w:rsid w:val="004270ED"/>
    <w:rsid w:val="004278F2"/>
    <w:rsid w:val="00442E30"/>
    <w:rsid w:val="00444114"/>
    <w:rsid w:val="00444886"/>
    <w:rsid w:val="00446E42"/>
    <w:rsid w:val="004509A1"/>
    <w:rsid w:val="00451ADD"/>
    <w:rsid w:val="00453D40"/>
    <w:rsid w:val="00463617"/>
    <w:rsid w:val="00464678"/>
    <w:rsid w:val="00473B70"/>
    <w:rsid w:val="004767FE"/>
    <w:rsid w:val="00485FA8"/>
    <w:rsid w:val="004923BF"/>
    <w:rsid w:val="00493762"/>
    <w:rsid w:val="004970E0"/>
    <w:rsid w:val="004A07AF"/>
    <w:rsid w:val="004A1F89"/>
    <w:rsid w:val="004A5727"/>
    <w:rsid w:val="004B6BEF"/>
    <w:rsid w:val="004B74A5"/>
    <w:rsid w:val="004B776A"/>
    <w:rsid w:val="004C724B"/>
    <w:rsid w:val="004D0E73"/>
    <w:rsid w:val="004D4432"/>
    <w:rsid w:val="004F08B9"/>
    <w:rsid w:val="004F3545"/>
    <w:rsid w:val="004F50B0"/>
    <w:rsid w:val="00517066"/>
    <w:rsid w:val="0052276B"/>
    <w:rsid w:val="00523286"/>
    <w:rsid w:val="00526627"/>
    <w:rsid w:val="00532F72"/>
    <w:rsid w:val="00536D18"/>
    <w:rsid w:val="005375D9"/>
    <w:rsid w:val="005437DC"/>
    <w:rsid w:val="00546695"/>
    <w:rsid w:val="00550D92"/>
    <w:rsid w:val="005547C6"/>
    <w:rsid w:val="00554AE1"/>
    <w:rsid w:val="00556339"/>
    <w:rsid w:val="00557513"/>
    <w:rsid w:val="005628EF"/>
    <w:rsid w:val="00563E4C"/>
    <w:rsid w:val="00575EAA"/>
    <w:rsid w:val="005848AE"/>
    <w:rsid w:val="00586122"/>
    <w:rsid w:val="00594008"/>
    <w:rsid w:val="005A22D2"/>
    <w:rsid w:val="005A2ED3"/>
    <w:rsid w:val="005B57B9"/>
    <w:rsid w:val="005C0273"/>
    <w:rsid w:val="005C21CE"/>
    <w:rsid w:val="005D0B41"/>
    <w:rsid w:val="005D658F"/>
    <w:rsid w:val="005E54E1"/>
    <w:rsid w:val="005F003F"/>
    <w:rsid w:val="005F3932"/>
    <w:rsid w:val="005F64C3"/>
    <w:rsid w:val="00605D64"/>
    <w:rsid w:val="0060635F"/>
    <w:rsid w:val="00606A20"/>
    <w:rsid w:val="006205FF"/>
    <w:rsid w:val="006355B3"/>
    <w:rsid w:val="006407D5"/>
    <w:rsid w:val="006444EF"/>
    <w:rsid w:val="00645183"/>
    <w:rsid w:val="006517B0"/>
    <w:rsid w:val="0068149A"/>
    <w:rsid w:val="00681D35"/>
    <w:rsid w:val="00684ACB"/>
    <w:rsid w:val="00693B71"/>
    <w:rsid w:val="00695C29"/>
    <w:rsid w:val="006975B4"/>
    <w:rsid w:val="006B639A"/>
    <w:rsid w:val="006D06F1"/>
    <w:rsid w:val="006F15C9"/>
    <w:rsid w:val="006F1BFA"/>
    <w:rsid w:val="006F1C71"/>
    <w:rsid w:val="006F4242"/>
    <w:rsid w:val="00700308"/>
    <w:rsid w:val="0070225D"/>
    <w:rsid w:val="0070320F"/>
    <w:rsid w:val="00704678"/>
    <w:rsid w:val="007162A4"/>
    <w:rsid w:val="00717A84"/>
    <w:rsid w:val="0073009B"/>
    <w:rsid w:val="0075179F"/>
    <w:rsid w:val="007531FE"/>
    <w:rsid w:val="00755B30"/>
    <w:rsid w:val="00762DC4"/>
    <w:rsid w:val="00762FAC"/>
    <w:rsid w:val="0076501D"/>
    <w:rsid w:val="007669E3"/>
    <w:rsid w:val="007702E0"/>
    <w:rsid w:val="007825A2"/>
    <w:rsid w:val="007829E2"/>
    <w:rsid w:val="007873FA"/>
    <w:rsid w:val="00787583"/>
    <w:rsid w:val="007922B4"/>
    <w:rsid w:val="00793597"/>
    <w:rsid w:val="00794BED"/>
    <w:rsid w:val="007B1C19"/>
    <w:rsid w:val="007C13B1"/>
    <w:rsid w:val="007D2630"/>
    <w:rsid w:val="007F3668"/>
    <w:rsid w:val="008010D8"/>
    <w:rsid w:val="008029EA"/>
    <w:rsid w:val="00803DE6"/>
    <w:rsid w:val="008148F5"/>
    <w:rsid w:val="00814AAD"/>
    <w:rsid w:val="0082277C"/>
    <w:rsid w:val="00823CC0"/>
    <w:rsid w:val="0083383B"/>
    <w:rsid w:val="0084201F"/>
    <w:rsid w:val="00843033"/>
    <w:rsid w:val="0084540F"/>
    <w:rsid w:val="008606EE"/>
    <w:rsid w:val="00864B4B"/>
    <w:rsid w:val="00866778"/>
    <w:rsid w:val="00877422"/>
    <w:rsid w:val="00897564"/>
    <w:rsid w:val="00897A59"/>
    <w:rsid w:val="008A26EE"/>
    <w:rsid w:val="008A48A6"/>
    <w:rsid w:val="008B30AF"/>
    <w:rsid w:val="008B73D1"/>
    <w:rsid w:val="008C5AD2"/>
    <w:rsid w:val="008C6611"/>
    <w:rsid w:val="008D209C"/>
    <w:rsid w:val="008D317B"/>
    <w:rsid w:val="008E0C6C"/>
    <w:rsid w:val="008F3F8D"/>
    <w:rsid w:val="00904CA7"/>
    <w:rsid w:val="009124B6"/>
    <w:rsid w:val="00924561"/>
    <w:rsid w:val="009418E1"/>
    <w:rsid w:val="0095066D"/>
    <w:rsid w:val="009547E0"/>
    <w:rsid w:val="00955A51"/>
    <w:rsid w:val="009563C3"/>
    <w:rsid w:val="0095747F"/>
    <w:rsid w:val="009575CD"/>
    <w:rsid w:val="00962A0E"/>
    <w:rsid w:val="00964E1C"/>
    <w:rsid w:val="00982489"/>
    <w:rsid w:val="00984DC4"/>
    <w:rsid w:val="0098517E"/>
    <w:rsid w:val="009870EB"/>
    <w:rsid w:val="00995232"/>
    <w:rsid w:val="00995474"/>
    <w:rsid w:val="009A3AA8"/>
    <w:rsid w:val="009A3C97"/>
    <w:rsid w:val="009C70FA"/>
    <w:rsid w:val="009C7E18"/>
    <w:rsid w:val="009D1458"/>
    <w:rsid w:val="009D5836"/>
    <w:rsid w:val="009D7179"/>
    <w:rsid w:val="009E23E2"/>
    <w:rsid w:val="009E7D8B"/>
    <w:rsid w:val="009F6A26"/>
    <w:rsid w:val="00A00579"/>
    <w:rsid w:val="00A009B9"/>
    <w:rsid w:val="00A035C7"/>
    <w:rsid w:val="00A0696C"/>
    <w:rsid w:val="00A0758B"/>
    <w:rsid w:val="00A227ED"/>
    <w:rsid w:val="00A23C1F"/>
    <w:rsid w:val="00A2424D"/>
    <w:rsid w:val="00A24636"/>
    <w:rsid w:val="00A3150E"/>
    <w:rsid w:val="00A320FA"/>
    <w:rsid w:val="00A37238"/>
    <w:rsid w:val="00A3733D"/>
    <w:rsid w:val="00A40D76"/>
    <w:rsid w:val="00A50B09"/>
    <w:rsid w:val="00A5725E"/>
    <w:rsid w:val="00A60161"/>
    <w:rsid w:val="00A601CD"/>
    <w:rsid w:val="00A619F2"/>
    <w:rsid w:val="00A66084"/>
    <w:rsid w:val="00A67D45"/>
    <w:rsid w:val="00A712A4"/>
    <w:rsid w:val="00A820E3"/>
    <w:rsid w:val="00A824F0"/>
    <w:rsid w:val="00A855BD"/>
    <w:rsid w:val="00A869FC"/>
    <w:rsid w:val="00A86A35"/>
    <w:rsid w:val="00A8784F"/>
    <w:rsid w:val="00A91AC0"/>
    <w:rsid w:val="00A91FA7"/>
    <w:rsid w:val="00AA0AAA"/>
    <w:rsid w:val="00AB1333"/>
    <w:rsid w:val="00AB2B65"/>
    <w:rsid w:val="00AB4E6B"/>
    <w:rsid w:val="00AC1563"/>
    <w:rsid w:val="00AD2DB0"/>
    <w:rsid w:val="00AE51C5"/>
    <w:rsid w:val="00AE6A4C"/>
    <w:rsid w:val="00AF3724"/>
    <w:rsid w:val="00AF7153"/>
    <w:rsid w:val="00B03ED8"/>
    <w:rsid w:val="00B1149C"/>
    <w:rsid w:val="00B1537C"/>
    <w:rsid w:val="00B17F73"/>
    <w:rsid w:val="00B26099"/>
    <w:rsid w:val="00B26537"/>
    <w:rsid w:val="00B50EEA"/>
    <w:rsid w:val="00B5633A"/>
    <w:rsid w:val="00B6100F"/>
    <w:rsid w:val="00B63405"/>
    <w:rsid w:val="00B6376D"/>
    <w:rsid w:val="00B66293"/>
    <w:rsid w:val="00B81E55"/>
    <w:rsid w:val="00B8562C"/>
    <w:rsid w:val="00B856A5"/>
    <w:rsid w:val="00B905E4"/>
    <w:rsid w:val="00B926DD"/>
    <w:rsid w:val="00B951A1"/>
    <w:rsid w:val="00BA6155"/>
    <w:rsid w:val="00BB3E2F"/>
    <w:rsid w:val="00BC31FE"/>
    <w:rsid w:val="00BC63AA"/>
    <w:rsid w:val="00BD2162"/>
    <w:rsid w:val="00BD22DA"/>
    <w:rsid w:val="00BD3764"/>
    <w:rsid w:val="00BD55E2"/>
    <w:rsid w:val="00BD6F3A"/>
    <w:rsid w:val="00BE1C0B"/>
    <w:rsid w:val="00BF7937"/>
    <w:rsid w:val="00C06A91"/>
    <w:rsid w:val="00C15CDB"/>
    <w:rsid w:val="00C15FB7"/>
    <w:rsid w:val="00C26655"/>
    <w:rsid w:val="00C32D1D"/>
    <w:rsid w:val="00C34544"/>
    <w:rsid w:val="00C465C7"/>
    <w:rsid w:val="00C61E60"/>
    <w:rsid w:val="00C6782A"/>
    <w:rsid w:val="00C7655D"/>
    <w:rsid w:val="00C80200"/>
    <w:rsid w:val="00C80479"/>
    <w:rsid w:val="00C827C2"/>
    <w:rsid w:val="00C8466A"/>
    <w:rsid w:val="00C84A62"/>
    <w:rsid w:val="00C8535C"/>
    <w:rsid w:val="00CA2338"/>
    <w:rsid w:val="00CA57CD"/>
    <w:rsid w:val="00CB5B11"/>
    <w:rsid w:val="00CB5CAE"/>
    <w:rsid w:val="00CB65D0"/>
    <w:rsid w:val="00CC012E"/>
    <w:rsid w:val="00CE047F"/>
    <w:rsid w:val="00CE29E1"/>
    <w:rsid w:val="00CE734F"/>
    <w:rsid w:val="00CF4FFC"/>
    <w:rsid w:val="00D10136"/>
    <w:rsid w:val="00D12ACB"/>
    <w:rsid w:val="00D12E3A"/>
    <w:rsid w:val="00D14330"/>
    <w:rsid w:val="00D17B46"/>
    <w:rsid w:val="00D21958"/>
    <w:rsid w:val="00D270D1"/>
    <w:rsid w:val="00D27CDF"/>
    <w:rsid w:val="00D332ED"/>
    <w:rsid w:val="00D35A74"/>
    <w:rsid w:val="00D37743"/>
    <w:rsid w:val="00D41FCA"/>
    <w:rsid w:val="00D42371"/>
    <w:rsid w:val="00D55C78"/>
    <w:rsid w:val="00D66714"/>
    <w:rsid w:val="00D81FE4"/>
    <w:rsid w:val="00D844CD"/>
    <w:rsid w:val="00D85DA9"/>
    <w:rsid w:val="00D91803"/>
    <w:rsid w:val="00DA642D"/>
    <w:rsid w:val="00DC0913"/>
    <w:rsid w:val="00DC643B"/>
    <w:rsid w:val="00DD1DA5"/>
    <w:rsid w:val="00DD3C26"/>
    <w:rsid w:val="00DE7541"/>
    <w:rsid w:val="00DF012B"/>
    <w:rsid w:val="00DF2D99"/>
    <w:rsid w:val="00DF4FD7"/>
    <w:rsid w:val="00E0235B"/>
    <w:rsid w:val="00E10FBE"/>
    <w:rsid w:val="00E16495"/>
    <w:rsid w:val="00E17A83"/>
    <w:rsid w:val="00E2697C"/>
    <w:rsid w:val="00E27BAA"/>
    <w:rsid w:val="00E31B57"/>
    <w:rsid w:val="00E3457C"/>
    <w:rsid w:val="00E44860"/>
    <w:rsid w:val="00E55D87"/>
    <w:rsid w:val="00E60648"/>
    <w:rsid w:val="00E62E0E"/>
    <w:rsid w:val="00E63FEA"/>
    <w:rsid w:val="00E64DCD"/>
    <w:rsid w:val="00E65C69"/>
    <w:rsid w:val="00E87342"/>
    <w:rsid w:val="00E91801"/>
    <w:rsid w:val="00E93C0A"/>
    <w:rsid w:val="00E96B5F"/>
    <w:rsid w:val="00EA2178"/>
    <w:rsid w:val="00EA50BD"/>
    <w:rsid w:val="00EC2758"/>
    <w:rsid w:val="00EC4B83"/>
    <w:rsid w:val="00ED0BA4"/>
    <w:rsid w:val="00ED1768"/>
    <w:rsid w:val="00ED742D"/>
    <w:rsid w:val="00EE23D1"/>
    <w:rsid w:val="00EE3A28"/>
    <w:rsid w:val="00EE61A4"/>
    <w:rsid w:val="00EF0A9E"/>
    <w:rsid w:val="00EF7D5F"/>
    <w:rsid w:val="00F022C7"/>
    <w:rsid w:val="00F078FE"/>
    <w:rsid w:val="00F16D7E"/>
    <w:rsid w:val="00F209F5"/>
    <w:rsid w:val="00F32115"/>
    <w:rsid w:val="00F32F8D"/>
    <w:rsid w:val="00F4031A"/>
    <w:rsid w:val="00F52E4D"/>
    <w:rsid w:val="00F5536B"/>
    <w:rsid w:val="00F60732"/>
    <w:rsid w:val="00F67E73"/>
    <w:rsid w:val="00F72FCA"/>
    <w:rsid w:val="00F80709"/>
    <w:rsid w:val="00F84635"/>
    <w:rsid w:val="00F849AC"/>
    <w:rsid w:val="00F9272D"/>
    <w:rsid w:val="00FA2684"/>
    <w:rsid w:val="00FC556C"/>
    <w:rsid w:val="00FC6DCA"/>
    <w:rsid w:val="00FD2F98"/>
    <w:rsid w:val="00FE080F"/>
    <w:rsid w:val="00FF35AD"/>
    <w:rsid w:val="00FF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ff"/>
    </o:shapedefaults>
    <o:shapelayout v:ext="edit">
      <o:idmap v:ext="edit" data="2"/>
    </o:shapelayout>
  </w:shapeDefaults>
  <w:decimalSymbol w:val="."/>
  <w:listSeparator w:val=","/>
  <w14:docId w14:val="5D9AC890"/>
  <w15:chartTrackingRefBased/>
  <w15:docId w15:val="{8B7821A8-658C-4689-B16F-34CCB4D5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D35"/>
  </w:style>
  <w:style w:type="paragraph" w:styleId="Heading1">
    <w:name w:val="heading 1"/>
    <w:basedOn w:val="Normal"/>
    <w:next w:val="Normal"/>
    <w:link w:val="Heading1Char"/>
    <w:uiPriority w:val="9"/>
    <w:qFormat/>
    <w:rsid w:val="00681D3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3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3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3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3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3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3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7406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3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35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3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35"/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3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35"/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35"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35"/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35"/>
    <w:rPr>
      <w:rFonts w:asciiTheme="majorHAnsi" w:eastAsiaTheme="majorEastAsia" w:hAnsiTheme="majorHAnsi" w:cstheme="majorBidi"/>
      <w:b/>
      <w:bCs/>
      <w:color w:val="17406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35"/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81D3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35"/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3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81D35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81D3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3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35"/>
    <w:pPr>
      <w:pBdr>
        <w:left w:val="single" w:sz="18" w:space="12" w:color="0F6FC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35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81D35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1D3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681D35"/>
    <w:rPr>
      <w:b/>
      <w:bCs/>
    </w:rPr>
  </w:style>
  <w:style w:type="character" w:styleId="Emphasis">
    <w:name w:val="Emphasis"/>
    <w:basedOn w:val="DefaultParagraphFont"/>
    <w:uiPriority w:val="20"/>
    <w:qFormat/>
    <w:rsid w:val="00681D35"/>
    <w:rPr>
      <w:i/>
      <w:iCs/>
    </w:rPr>
  </w:style>
  <w:style w:type="paragraph" w:styleId="NoSpacing">
    <w:name w:val="No Spacing"/>
    <w:uiPriority w:val="1"/>
    <w:qFormat/>
    <w:rsid w:val="00681D3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81D3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81D35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81D3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1D3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84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4CD"/>
  </w:style>
  <w:style w:type="paragraph" w:styleId="Footer">
    <w:name w:val="footer"/>
    <w:basedOn w:val="Normal"/>
    <w:link w:val="FooterChar"/>
    <w:uiPriority w:val="99"/>
    <w:unhideWhenUsed/>
    <w:rsid w:val="00D84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4CD"/>
  </w:style>
  <w:style w:type="paragraph" w:styleId="Revision">
    <w:name w:val="Revision"/>
    <w:hidden/>
    <w:uiPriority w:val="99"/>
    <w:semiHidden/>
    <w:rsid w:val="000219B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87342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3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4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84A62"/>
    <w:rPr>
      <w:color w:val="85DFD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0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D600-21A6-4DBA-86D8-5D5443C76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Acharjee</dc:creator>
  <cp:keywords/>
  <dc:description/>
  <cp:lastModifiedBy>Aniket Acharjee</cp:lastModifiedBy>
  <cp:revision>57</cp:revision>
  <dcterms:created xsi:type="dcterms:W3CDTF">2026-06-16T18:56:00Z</dcterms:created>
  <dcterms:modified xsi:type="dcterms:W3CDTF">2026-06-18T17:46:00Z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21539957-6bfb-4a28-b6d1-4299f608be9a</vt:lpwstr>
  </property>
</Properties>
</file>