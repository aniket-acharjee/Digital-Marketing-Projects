
<file path=[Content_Types].xml><?xml version="1.0" encoding="utf-8"?>
<Types xmlns="http://schemas.openxmlformats.org/package/2006/content-types">
  <Default Extension="avif" ContentType="image/av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04753049" w14:textId="77777777" w:rsidR="00AB2066" w:rsidRPr="00F84A6B" w:rsidRDefault="00AB2066">
      <w:pPr>
        <w:rPr>
          <w:i/>
          <w:iCs/>
          <w:color w:val="0F4761" w:themeColor="accent1" w:themeShade="BF"/>
          <w:sz w:val="36"/>
          <w:szCs w:val="36"/>
        </w:rPr>
      </w:pPr>
    </w:p>
    <w:p w14:paraId="4C0E910C" w14:textId="77777777" w:rsidR="00AB2066" w:rsidRPr="00F84A6B" w:rsidRDefault="00AB2066">
      <w:pPr>
        <w:rPr>
          <w:color w:val="0F4761" w:themeColor="accent1" w:themeShade="BF"/>
          <w:sz w:val="36"/>
          <w:szCs w:val="36"/>
        </w:rPr>
      </w:pPr>
    </w:p>
    <w:p w14:paraId="0F7468AC" w14:textId="77777777" w:rsidR="005D4031" w:rsidRPr="00F84A6B" w:rsidRDefault="005D4031">
      <w:pPr>
        <w:rPr>
          <w:b/>
          <w:bCs/>
          <w:color w:val="0F4761" w:themeColor="accent1" w:themeShade="BF"/>
          <w:sz w:val="36"/>
          <w:szCs w:val="36"/>
          <w:u w:val="thick"/>
        </w:rPr>
      </w:pPr>
    </w:p>
    <w:p w14:paraId="52BDE61A" w14:textId="7FE03B10" w:rsidR="00517318" w:rsidRPr="00F84A6B" w:rsidRDefault="00B828D9">
      <w:pPr>
        <w:rPr>
          <w:b/>
          <w:bCs/>
          <w:color w:val="0F4761" w:themeColor="accent1" w:themeShade="BF"/>
          <w:sz w:val="44"/>
          <w:szCs w:val="44"/>
          <w:u w:val="thick"/>
        </w:rPr>
      </w:pPr>
      <w:r w:rsidRPr="00F84A6B">
        <w:rPr>
          <w:b/>
          <w:bCs/>
          <w:color w:val="0F4761" w:themeColor="accent1" w:themeShade="BF"/>
          <w:sz w:val="44"/>
          <w:szCs w:val="44"/>
          <w:u w:val="thick"/>
        </w:rPr>
        <w:t>WELCOME TO ASSIGNMENT</w:t>
      </w:r>
      <w:r w:rsidR="00AB2066" w:rsidRPr="00F84A6B">
        <w:rPr>
          <w:b/>
          <w:bCs/>
          <w:color w:val="0F4761" w:themeColor="accent1" w:themeShade="BF"/>
          <w:sz w:val="44"/>
          <w:szCs w:val="44"/>
          <w:u w:val="thick"/>
        </w:rPr>
        <w:t xml:space="preserve"> - </w:t>
      </w:r>
      <w:r w:rsidRPr="00F84A6B">
        <w:rPr>
          <w:b/>
          <w:bCs/>
          <w:color w:val="0F4761" w:themeColor="accent1" w:themeShade="BF"/>
          <w:sz w:val="44"/>
          <w:szCs w:val="44"/>
          <w:u w:val="thick"/>
        </w:rPr>
        <w:t>2</w:t>
      </w:r>
    </w:p>
    <w:p w14:paraId="17BF4AA0" w14:textId="77777777" w:rsidR="008040E4" w:rsidRPr="00F84A6B" w:rsidRDefault="00517318" w:rsidP="008040E4">
      <w:pPr>
        <w:keepNext/>
        <w:tabs>
          <w:tab w:val="left" w:pos="1548"/>
        </w:tabs>
      </w:pPr>
      <w:r w:rsidRPr="00F84A6B">
        <w:rPr>
          <w:b/>
          <w:bCs/>
          <w:color w:val="7F7F7F" w:themeColor="text1" w:themeTint="80"/>
          <w:sz w:val="36"/>
          <w:szCs w:val="36"/>
        </w:rPr>
        <w:tab/>
      </w:r>
      <w:r w:rsidRPr="00F84A6B">
        <w:rPr>
          <w:b/>
          <w:bCs/>
          <w:noProof/>
          <w:color w:val="7F7F7F" w:themeColor="text1" w:themeTint="80"/>
          <w:sz w:val="36"/>
          <w:szCs w:val="36"/>
        </w:rPr>
        <w:drawing>
          <wp:inline distT="0" distB="0" distL="0" distR="0" wp14:anchorId="7F66C2CC" wp14:editId="72BE997F">
            <wp:extent cx="5731510" cy="3820795"/>
            <wp:effectExtent l="0" t="0" r="2540" b="8255"/>
            <wp:docPr id="464437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29116" name="Picture 18199291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20F8871" w14:textId="3B4BD70C" w:rsidR="00517318" w:rsidRPr="00F84A6B" w:rsidRDefault="008040E4" w:rsidP="002B6AB0">
      <w:pPr>
        <w:pStyle w:val="Caption"/>
        <w:rPr>
          <w:i w:val="0"/>
          <w:iCs w:val="0"/>
        </w:rPr>
      </w:pPr>
      <w:r w:rsidRPr="00F84A6B">
        <w:rPr>
          <w:i w:val="0"/>
          <w:iCs w:val="0"/>
        </w:rPr>
        <w:t xml:space="preserve">BLOG FEATURED IMAGE: source open AI </w:t>
      </w:r>
    </w:p>
    <w:p w14:paraId="0DBC8F95" w14:textId="77777777" w:rsidR="006C1444" w:rsidRPr="00F84A6B" w:rsidRDefault="006C1444" w:rsidP="006C1444"/>
    <w:p w14:paraId="588FA91A" w14:textId="147D0528" w:rsidR="006C1444" w:rsidRPr="00F84A6B" w:rsidRDefault="00B8674A" w:rsidP="006C1444">
      <w:pPr>
        <w:rPr>
          <w:b/>
          <w:bCs/>
          <w:sz w:val="32"/>
          <w:szCs w:val="32"/>
        </w:rPr>
      </w:pPr>
      <w:r w:rsidRPr="00F84A6B">
        <w:rPr>
          <w:b/>
          <w:bCs/>
          <w:color w:val="0F4761" w:themeColor="accent1" w:themeShade="BF"/>
          <w:sz w:val="32"/>
          <w:szCs w:val="32"/>
        </w:rPr>
        <w:t>“</w:t>
      </w:r>
      <w:r w:rsidR="00042050" w:rsidRPr="00042050">
        <w:rPr>
          <w:b/>
          <w:bCs/>
          <w:color w:val="0F4761" w:themeColor="accent1" w:themeShade="BF"/>
          <w:sz w:val="32"/>
          <w:szCs w:val="32"/>
        </w:rPr>
        <w:t>You've probably been wondering what is behind the world of cars, bicycles, and advanced vehicles—automobile engineering turns that curiosity into the technology which shapes our future</w:t>
      </w:r>
      <w:r w:rsidRPr="00F84A6B">
        <w:rPr>
          <w:b/>
          <w:bCs/>
          <w:color w:val="0F4761" w:themeColor="accent1" w:themeShade="BF"/>
          <w:sz w:val="32"/>
          <w:szCs w:val="32"/>
        </w:rPr>
        <w:t>.”</w:t>
      </w:r>
    </w:p>
    <w:p w14:paraId="4C226D34" w14:textId="77777777" w:rsidR="005D4031" w:rsidRPr="00F84A6B" w:rsidRDefault="005D4031" w:rsidP="005D4031"/>
    <w:p w14:paraId="11BE9B17" w14:textId="15139B05" w:rsidR="00E54815" w:rsidRPr="00F84A6B" w:rsidRDefault="00E54815">
      <w:pPr>
        <w:rPr>
          <w:b/>
          <w:bCs/>
          <w:color w:val="7F7F7F" w:themeColor="text1" w:themeTint="80"/>
          <w:sz w:val="36"/>
          <w:szCs w:val="36"/>
        </w:rPr>
      </w:pPr>
      <w:r w:rsidRPr="00F84A6B">
        <w:rPr>
          <w:sz w:val="36"/>
          <w:szCs w:val="36"/>
        </w:rPr>
        <w:br w:type="page"/>
      </w:r>
    </w:p>
    <w:p w14:paraId="5B0ACB15" w14:textId="72F08F83" w:rsidR="00543C9A" w:rsidRPr="00F84A6B" w:rsidRDefault="000E6D74" w:rsidP="000601F4">
      <w:pPr>
        <w:jc w:val="center"/>
        <w:rPr>
          <w:b/>
          <w:bCs/>
          <w:color w:val="45B0E1" w:themeColor="accent1" w:themeTint="99"/>
          <w:sz w:val="56"/>
          <w:szCs w:val="56"/>
        </w:rPr>
      </w:pPr>
      <w:r w:rsidRPr="00F84A6B">
        <w:rPr>
          <w:b/>
          <w:bCs/>
          <w:color w:val="45B0E1" w:themeColor="accent1" w:themeTint="99"/>
          <w:sz w:val="56"/>
          <w:szCs w:val="56"/>
        </w:rPr>
        <w:lastRenderedPageBreak/>
        <w:t>Topic</w:t>
      </w:r>
      <w:r w:rsidR="00C3201A" w:rsidRPr="00F84A6B">
        <w:rPr>
          <w:b/>
          <w:bCs/>
          <w:color w:val="45B0E1" w:themeColor="accent1" w:themeTint="99"/>
          <w:sz w:val="56"/>
          <w:szCs w:val="56"/>
        </w:rPr>
        <w:t>:</w:t>
      </w:r>
      <w:r w:rsidRPr="00F84A6B">
        <w:rPr>
          <w:b/>
          <w:bCs/>
          <w:color w:val="45B0E1" w:themeColor="accent1" w:themeTint="99"/>
          <w:sz w:val="56"/>
          <w:szCs w:val="56"/>
        </w:rPr>
        <w:t xml:space="preserve"> Research and SEO-</w:t>
      </w:r>
      <w:r w:rsidR="00543C9A" w:rsidRPr="00F84A6B">
        <w:rPr>
          <w:b/>
          <w:bCs/>
          <w:color w:val="45B0E1" w:themeColor="accent1" w:themeTint="99"/>
          <w:sz w:val="56"/>
          <w:szCs w:val="56"/>
        </w:rPr>
        <w:t xml:space="preserve"> </w:t>
      </w:r>
      <w:r w:rsidRPr="00F84A6B">
        <w:rPr>
          <w:b/>
          <w:bCs/>
          <w:color w:val="45B0E1" w:themeColor="accent1" w:themeTint="99"/>
          <w:sz w:val="56"/>
          <w:szCs w:val="56"/>
        </w:rPr>
        <w:t>Optimized Blog Creatio</w:t>
      </w:r>
      <w:r w:rsidR="00145AB3" w:rsidRPr="00F84A6B">
        <w:rPr>
          <w:b/>
          <w:bCs/>
          <w:color w:val="45B0E1" w:themeColor="accent1" w:themeTint="99"/>
          <w:sz w:val="56"/>
          <w:szCs w:val="56"/>
        </w:rPr>
        <w:t>n</w:t>
      </w:r>
    </w:p>
    <w:p w14:paraId="314E64C0" w14:textId="77777777" w:rsidR="002D2E70" w:rsidRPr="00F84A6B" w:rsidRDefault="002D2E70" w:rsidP="000601F4">
      <w:pPr>
        <w:jc w:val="center"/>
        <w:rPr>
          <w:b/>
          <w:bCs/>
          <w:color w:val="45B0E1" w:themeColor="accent1" w:themeTint="99"/>
          <w:sz w:val="56"/>
          <w:szCs w:val="56"/>
        </w:rPr>
      </w:pPr>
    </w:p>
    <w:p w14:paraId="3D54DACE" w14:textId="5F6521E8" w:rsidR="00F6189A" w:rsidRPr="00F84A6B" w:rsidRDefault="00F6189A" w:rsidP="00F6189A">
      <w:pPr>
        <w:rPr>
          <w:b/>
          <w:bCs/>
          <w:color w:val="45B0E1" w:themeColor="accent1" w:themeTint="99"/>
          <w:sz w:val="24"/>
          <w:szCs w:val="24"/>
        </w:rPr>
      </w:pPr>
      <w:r w:rsidRPr="00F84A6B">
        <w:rPr>
          <w:b/>
          <w:bCs/>
          <w:color w:val="45B0E1" w:themeColor="accent1" w:themeTint="99"/>
          <w:sz w:val="24"/>
          <w:szCs w:val="24"/>
        </w:rPr>
        <w:t>Need to demonstrate</w:t>
      </w:r>
      <w:r w:rsidR="00320EB1" w:rsidRPr="00F84A6B">
        <w:rPr>
          <w:b/>
          <w:bCs/>
          <w:color w:val="45B0E1" w:themeColor="accent1" w:themeTint="99"/>
          <w:sz w:val="24"/>
          <w:szCs w:val="24"/>
        </w:rPr>
        <w:t>:</w:t>
      </w:r>
    </w:p>
    <w:tbl>
      <w:tblPr>
        <w:tblStyle w:val="TableGrid"/>
        <w:tblW w:w="0" w:type="auto"/>
        <w:tblLook w:val="04A0" w:firstRow="1" w:lastRow="0" w:firstColumn="1" w:lastColumn="0" w:noHBand="0" w:noVBand="1"/>
      </w:tblPr>
      <w:tblGrid>
        <w:gridCol w:w="988"/>
        <w:gridCol w:w="8028"/>
      </w:tblGrid>
      <w:tr w:rsidR="00D635D5" w:rsidRPr="00F84A6B" w14:paraId="0E680FBD" w14:textId="77777777" w:rsidTr="00904BD3">
        <w:tc>
          <w:tcPr>
            <w:tcW w:w="988" w:type="dxa"/>
            <w:shd w:val="clear" w:color="auto" w:fill="A5C9EB" w:themeFill="text2" w:themeFillTint="40"/>
          </w:tcPr>
          <w:p w14:paraId="2F88269D" w14:textId="625BE39D" w:rsidR="004B6465" w:rsidRPr="00F84A6B" w:rsidRDefault="00B84201" w:rsidP="004B6465">
            <w:pPr>
              <w:rPr>
                <w:b/>
                <w:bCs/>
                <w:color w:val="FFFFFF" w:themeColor="background1"/>
                <w:sz w:val="24"/>
                <w:szCs w:val="24"/>
              </w:rPr>
            </w:pPr>
            <w:proofErr w:type="spellStart"/>
            <w:r w:rsidRPr="00F84A6B">
              <w:rPr>
                <w:b/>
                <w:bCs/>
                <w:color w:val="FFFFFF" w:themeColor="background1"/>
                <w:sz w:val="24"/>
                <w:szCs w:val="24"/>
              </w:rPr>
              <w:t>S</w:t>
            </w:r>
            <w:r w:rsidR="00904BD3" w:rsidRPr="00F84A6B">
              <w:rPr>
                <w:b/>
                <w:bCs/>
                <w:color w:val="FFFFFF" w:themeColor="background1"/>
                <w:sz w:val="24"/>
                <w:szCs w:val="24"/>
              </w:rPr>
              <w:t>l</w:t>
            </w:r>
            <w:proofErr w:type="spellEnd"/>
            <w:r w:rsidR="00904BD3" w:rsidRPr="00F84A6B">
              <w:rPr>
                <w:b/>
                <w:bCs/>
                <w:color w:val="FFFFFF" w:themeColor="background1"/>
                <w:sz w:val="24"/>
                <w:szCs w:val="24"/>
              </w:rPr>
              <w:t xml:space="preserve"> no.</w:t>
            </w:r>
          </w:p>
        </w:tc>
        <w:tc>
          <w:tcPr>
            <w:tcW w:w="8028" w:type="dxa"/>
            <w:shd w:val="clear" w:color="auto" w:fill="A5C9EB" w:themeFill="text2" w:themeFillTint="40"/>
          </w:tcPr>
          <w:p w14:paraId="153E3446" w14:textId="1FC3BAD8" w:rsidR="00D635D5" w:rsidRPr="00F84A6B" w:rsidRDefault="00904BD3" w:rsidP="00543C9A">
            <w:pPr>
              <w:jc w:val="center"/>
              <w:rPr>
                <w:b/>
                <w:bCs/>
                <w:color w:val="F2F2F2" w:themeColor="background1" w:themeShade="F2"/>
                <w:sz w:val="32"/>
                <w:szCs w:val="32"/>
              </w:rPr>
            </w:pPr>
            <w:r w:rsidRPr="00F84A6B">
              <w:rPr>
                <w:b/>
                <w:bCs/>
                <w:color w:val="F2F2F2" w:themeColor="background1" w:themeShade="F2"/>
                <w:sz w:val="32"/>
                <w:szCs w:val="32"/>
              </w:rPr>
              <w:t>Description</w:t>
            </w:r>
          </w:p>
        </w:tc>
      </w:tr>
      <w:tr w:rsidR="00D635D5" w:rsidRPr="00F84A6B" w14:paraId="26314624" w14:textId="77777777" w:rsidTr="00904BD3">
        <w:tc>
          <w:tcPr>
            <w:tcW w:w="988" w:type="dxa"/>
            <w:shd w:val="clear" w:color="auto" w:fill="A5C9EB" w:themeFill="text2" w:themeFillTint="40"/>
          </w:tcPr>
          <w:p w14:paraId="493082E0" w14:textId="2F828A2E" w:rsidR="00D635D5" w:rsidRPr="00F84A6B" w:rsidRDefault="00320EB1" w:rsidP="00543C9A">
            <w:pPr>
              <w:jc w:val="center"/>
              <w:rPr>
                <w:b/>
                <w:bCs/>
                <w:color w:val="FFFFFF" w:themeColor="background1"/>
                <w:sz w:val="24"/>
                <w:szCs w:val="24"/>
              </w:rPr>
            </w:pPr>
            <w:r w:rsidRPr="00F84A6B">
              <w:rPr>
                <w:b/>
                <w:bCs/>
                <w:color w:val="FFFFFF" w:themeColor="background1"/>
                <w:sz w:val="24"/>
                <w:szCs w:val="24"/>
              </w:rPr>
              <w:t>1</w:t>
            </w:r>
            <w:r w:rsidR="00AC6973" w:rsidRPr="00F84A6B">
              <w:rPr>
                <w:b/>
                <w:bCs/>
                <w:color w:val="FFFFFF" w:themeColor="background1"/>
                <w:sz w:val="24"/>
                <w:szCs w:val="24"/>
              </w:rPr>
              <w:t>.</w:t>
            </w:r>
          </w:p>
        </w:tc>
        <w:tc>
          <w:tcPr>
            <w:tcW w:w="8028" w:type="dxa"/>
            <w:shd w:val="clear" w:color="auto" w:fill="A5C9EB" w:themeFill="text2" w:themeFillTint="40"/>
          </w:tcPr>
          <w:p w14:paraId="6519B493" w14:textId="2F6928ED" w:rsidR="00D635D5" w:rsidRPr="00F84A6B" w:rsidRDefault="002E1DF3" w:rsidP="00543C9A">
            <w:pPr>
              <w:jc w:val="center"/>
              <w:rPr>
                <w:b/>
                <w:bCs/>
                <w:color w:val="FFFFFF" w:themeColor="background1"/>
                <w:sz w:val="24"/>
                <w:szCs w:val="24"/>
              </w:rPr>
            </w:pPr>
            <w:r w:rsidRPr="00F84A6B">
              <w:rPr>
                <w:b/>
                <w:bCs/>
                <w:color w:val="FFFFFF" w:themeColor="background1"/>
                <w:sz w:val="24"/>
                <w:szCs w:val="24"/>
              </w:rPr>
              <w:t>Topic and keyword research</w:t>
            </w:r>
          </w:p>
        </w:tc>
      </w:tr>
      <w:tr w:rsidR="00D635D5" w:rsidRPr="00F84A6B" w14:paraId="34E9C83F" w14:textId="77777777" w:rsidTr="00904BD3">
        <w:tc>
          <w:tcPr>
            <w:tcW w:w="988" w:type="dxa"/>
            <w:shd w:val="clear" w:color="auto" w:fill="A5C9EB" w:themeFill="text2" w:themeFillTint="40"/>
          </w:tcPr>
          <w:p w14:paraId="4B5CABA5" w14:textId="6102BF5D" w:rsidR="00D635D5" w:rsidRPr="00F84A6B" w:rsidRDefault="00AC6973" w:rsidP="00543C9A">
            <w:pPr>
              <w:jc w:val="center"/>
              <w:rPr>
                <w:b/>
                <w:bCs/>
                <w:color w:val="FFFFFF" w:themeColor="background1"/>
                <w:sz w:val="24"/>
                <w:szCs w:val="24"/>
              </w:rPr>
            </w:pPr>
            <w:r w:rsidRPr="00F84A6B">
              <w:rPr>
                <w:b/>
                <w:bCs/>
                <w:color w:val="FFFFFF" w:themeColor="background1"/>
                <w:sz w:val="24"/>
                <w:szCs w:val="24"/>
              </w:rPr>
              <w:t>2.</w:t>
            </w:r>
          </w:p>
        </w:tc>
        <w:tc>
          <w:tcPr>
            <w:tcW w:w="8028" w:type="dxa"/>
            <w:shd w:val="clear" w:color="auto" w:fill="A5C9EB" w:themeFill="text2" w:themeFillTint="40"/>
          </w:tcPr>
          <w:p w14:paraId="3D31A73E" w14:textId="1B20E10E" w:rsidR="00D635D5" w:rsidRPr="00F84A6B" w:rsidRDefault="003B2ADE" w:rsidP="00543C9A">
            <w:pPr>
              <w:jc w:val="center"/>
              <w:rPr>
                <w:b/>
                <w:bCs/>
                <w:color w:val="FFFFFF" w:themeColor="background1"/>
                <w:sz w:val="24"/>
                <w:szCs w:val="24"/>
              </w:rPr>
            </w:pPr>
            <w:r w:rsidRPr="00F84A6B">
              <w:rPr>
                <w:b/>
                <w:bCs/>
                <w:color w:val="FFFFFF" w:themeColor="background1"/>
                <w:sz w:val="24"/>
                <w:szCs w:val="24"/>
              </w:rPr>
              <w:t>Keyword clustering and intent-based grouping</w:t>
            </w:r>
          </w:p>
        </w:tc>
      </w:tr>
      <w:tr w:rsidR="00D635D5" w:rsidRPr="00F84A6B" w14:paraId="15142D28" w14:textId="77777777" w:rsidTr="00904BD3">
        <w:tc>
          <w:tcPr>
            <w:tcW w:w="988" w:type="dxa"/>
            <w:shd w:val="clear" w:color="auto" w:fill="A5C9EB" w:themeFill="text2" w:themeFillTint="40"/>
          </w:tcPr>
          <w:p w14:paraId="07B3E0BF" w14:textId="2669B96C" w:rsidR="00D635D5" w:rsidRPr="00F84A6B" w:rsidRDefault="00C24044" w:rsidP="00543C9A">
            <w:pPr>
              <w:jc w:val="center"/>
              <w:rPr>
                <w:b/>
                <w:bCs/>
                <w:color w:val="FFFFFF" w:themeColor="background1"/>
                <w:sz w:val="24"/>
                <w:szCs w:val="24"/>
              </w:rPr>
            </w:pPr>
            <w:r w:rsidRPr="00F84A6B">
              <w:rPr>
                <w:b/>
                <w:bCs/>
                <w:color w:val="FFFFFF" w:themeColor="background1"/>
                <w:sz w:val="24"/>
                <w:szCs w:val="24"/>
              </w:rPr>
              <w:t>3.</w:t>
            </w:r>
          </w:p>
        </w:tc>
        <w:tc>
          <w:tcPr>
            <w:tcW w:w="8028" w:type="dxa"/>
            <w:shd w:val="clear" w:color="auto" w:fill="A5C9EB" w:themeFill="text2" w:themeFillTint="40"/>
          </w:tcPr>
          <w:p w14:paraId="1AC1BA48" w14:textId="7F84C9F9" w:rsidR="00D635D5" w:rsidRPr="00F84A6B" w:rsidRDefault="006C0876" w:rsidP="00543C9A">
            <w:pPr>
              <w:jc w:val="center"/>
              <w:rPr>
                <w:b/>
                <w:bCs/>
                <w:color w:val="FFFFFF" w:themeColor="background1"/>
                <w:sz w:val="24"/>
                <w:szCs w:val="24"/>
              </w:rPr>
            </w:pPr>
            <w:r w:rsidRPr="00F84A6B">
              <w:rPr>
                <w:b/>
                <w:bCs/>
                <w:color w:val="FFFFFF" w:themeColor="background1"/>
                <w:sz w:val="24"/>
                <w:szCs w:val="24"/>
              </w:rPr>
              <w:t>SEO-optimized content</w:t>
            </w:r>
          </w:p>
        </w:tc>
      </w:tr>
      <w:tr w:rsidR="00D635D5" w:rsidRPr="00F84A6B" w14:paraId="79C189A7" w14:textId="77777777" w:rsidTr="00904BD3">
        <w:tc>
          <w:tcPr>
            <w:tcW w:w="988" w:type="dxa"/>
            <w:shd w:val="clear" w:color="auto" w:fill="A5C9EB" w:themeFill="text2" w:themeFillTint="40"/>
          </w:tcPr>
          <w:p w14:paraId="42151892" w14:textId="792F4EDB" w:rsidR="00D635D5" w:rsidRPr="00F84A6B" w:rsidRDefault="00C24044" w:rsidP="00543C9A">
            <w:pPr>
              <w:jc w:val="center"/>
              <w:rPr>
                <w:b/>
                <w:bCs/>
                <w:color w:val="FFFFFF" w:themeColor="background1"/>
                <w:sz w:val="24"/>
                <w:szCs w:val="24"/>
              </w:rPr>
            </w:pPr>
            <w:r w:rsidRPr="00F84A6B">
              <w:rPr>
                <w:b/>
                <w:bCs/>
                <w:color w:val="FFFFFF" w:themeColor="background1"/>
                <w:sz w:val="24"/>
                <w:szCs w:val="24"/>
              </w:rPr>
              <w:t>4.</w:t>
            </w:r>
          </w:p>
        </w:tc>
        <w:tc>
          <w:tcPr>
            <w:tcW w:w="8028" w:type="dxa"/>
            <w:shd w:val="clear" w:color="auto" w:fill="A5C9EB" w:themeFill="text2" w:themeFillTint="40"/>
          </w:tcPr>
          <w:p w14:paraId="3E5C65FE" w14:textId="7751CE4E" w:rsidR="00D635D5" w:rsidRPr="00F84A6B" w:rsidRDefault="00232779" w:rsidP="00543C9A">
            <w:pPr>
              <w:jc w:val="center"/>
              <w:rPr>
                <w:b/>
                <w:bCs/>
                <w:color w:val="FFFFFF" w:themeColor="background1"/>
                <w:sz w:val="24"/>
                <w:szCs w:val="24"/>
              </w:rPr>
            </w:pPr>
            <w:r w:rsidRPr="00F84A6B">
              <w:rPr>
                <w:b/>
                <w:bCs/>
                <w:color w:val="FFFFFF" w:themeColor="background1"/>
                <w:sz w:val="24"/>
                <w:szCs w:val="24"/>
              </w:rPr>
              <w:t>Technical SEO elements</w:t>
            </w:r>
          </w:p>
        </w:tc>
      </w:tr>
      <w:tr w:rsidR="00D635D5" w:rsidRPr="00F84A6B" w14:paraId="2C98CBCB" w14:textId="77777777" w:rsidTr="00904BD3">
        <w:tc>
          <w:tcPr>
            <w:tcW w:w="988" w:type="dxa"/>
            <w:shd w:val="clear" w:color="auto" w:fill="A5C9EB" w:themeFill="text2" w:themeFillTint="40"/>
          </w:tcPr>
          <w:p w14:paraId="10CAB758" w14:textId="79BFC7EC" w:rsidR="00D635D5" w:rsidRPr="00F84A6B" w:rsidRDefault="00383C55" w:rsidP="00543C9A">
            <w:pPr>
              <w:jc w:val="center"/>
              <w:rPr>
                <w:b/>
                <w:bCs/>
                <w:color w:val="FFFFFF" w:themeColor="background1"/>
                <w:sz w:val="24"/>
                <w:szCs w:val="24"/>
              </w:rPr>
            </w:pPr>
            <w:r w:rsidRPr="00F84A6B">
              <w:rPr>
                <w:b/>
                <w:bCs/>
                <w:color w:val="FFFFFF" w:themeColor="background1"/>
                <w:sz w:val="24"/>
                <w:szCs w:val="24"/>
              </w:rPr>
              <w:t>5.</w:t>
            </w:r>
          </w:p>
        </w:tc>
        <w:tc>
          <w:tcPr>
            <w:tcW w:w="8028" w:type="dxa"/>
            <w:shd w:val="clear" w:color="auto" w:fill="A5C9EB" w:themeFill="text2" w:themeFillTint="40"/>
          </w:tcPr>
          <w:p w14:paraId="4BE85F32" w14:textId="41967AE6" w:rsidR="00D635D5" w:rsidRPr="00F84A6B" w:rsidRDefault="00685C15" w:rsidP="00543C9A">
            <w:pPr>
              <w:jc w:val="center"/>
              <w:rPr>
                <w:b/>
                <w:bCs/>
                <w:color w:val="FFFFFF" w:themeColor="background1"/>
                <w:sz w:val="24"/>
                <w:szCs w:val="24"/>
              </w:rPr>
            </w:pPr>
            <w:r w:rsidRPr="00F84A6B">
              <w:rPr>
                <w:b/>
                <w:bCs/>
                <w:color w:val="FFFFFF" w:themeColor="background1"/>
                <w:sz w:val="24"/>
                <w:szCs w:val="24"/>
              </w:rPr>
              <w:t>I</w:t>
            </w:r>
            <w:r w:rsidR="00AB1708" w:rsidRPr="00F84A6B">
              <w:rPr>
                <w:b/>
                <w:bCs/>
                <w:color w:val="FFFFFF" w:themeColor="background1"/>
                <w:sz w:val="24"/>
                <w:szCs w:val="24"/>
              </w:rPr>
              <w:t>mage optimization</w:t>
            </w:r>
          </w:p>
        </w:tc>
      </w:tr>
      <w:tr w:rsidR="00D635D5" w:rsidRPr="00F84A6B" w14:paraId="1091B19C" w14:textId="77777777" w:rsidTr="00904BD3">
        <w:tc>
          <w:tcPr>
            <w:tcW w:w="988" w:type="dxa"/>
            <w:shd w:val="clear" w:color="auto" w:fill="A5C9EB" w:themeFill="text2" w:themeFillTint="40"/>
          </w:tcPr>
          <w:p w14:paraId="7CCF0149" w14:textId="5E3172F8" w:rsidR="00D635D5" w:rsidRPr="00F84A6B" w:rsidRDefault="00383C55" w:rsidP="00543C9A">
            <w:pPr>
              <w:jc w:val="center"/>
              <w:rPr>
                <w:b/>
                <w:bCs/>
                <w:color w:val="FFFFFF" w:themeColor="background1"/>
                <w:sz w:val="24"/>
                <w:szCs w:val="24"/>
              </w:rPr>
            </w:pPr>
            <w:r w:rsidRPr="00F84A6B">
              <w:rPr>
                <w:b/>
                <w:bCs/>
                <w:color w:val="FFFFFF" w:themeColor="background1"/>
                <w:sz w:val="24"/>
                <w:szCs w:val="24"/>
              </w:rPr>
              <w:t>6.</w:t>
            </w:r>
          </w:p>
        </w:tc>
        <w:tc>
          <w:tcPr>
            <w:tcW w:w="8028" w:type="dxa"/>
            <w:shd w:val="clear" w:color="auto" w:fill="A5C9EB" w:themeFill="text2" w:themeFillTint="40"/>
          </w:tcPr>
          <w:p w14:paraId="2C7145DB" w14:textId="2EC44436" w:rsidR="00D635D5" w:rsidRPr="00F84A6B" w:rsidRDefault="0096049B" w:rsidP="00543C9A">
            <w:pPr>
              <w:jc w:val="center"/>
              <w:rPr>
                <w:b/>
                <w:bCs/>
                <w:color w:val="FFFFFF" w:themeColor="background1"/>
                <w:sz w:val="24"/>
                <w:szCs w:val="24"/>
              </w:rPr>
            </w:pPr>
            <w:r w:rsidRPr="00F84A6B">
              <w:rPr>
                <w:b/>
                <w:bCs/>
                <w:color w:val="FFFFFF" w:themeColor="background1"/>
                <w:sz w:val="24"/>
                <w:szCs w:val="24"/>
              </w:rPr>
              <w:t>C</w:t>
            </w:r>
            <w:r w:rsidR="00685C15" w:rsidRPr="00F84A6B">
              <w:rPr>
                <w:b/>
                <w:bCs/>
                <w:color w:val="FFFFFF" w:themeColor="background1"/>
                <w:sz w:val="24"/>
                <w:szCs w:val="24"/>
              </w:rPr>
              <w:t>ontent originality</w:t>
            </w:r>
          </w:p>
        </w:tc>
      </w:tr>
    </w:tbl>
    <w:p w14:paraId="7952723A" w14:textId="77777777" w:rsidR="004816D9" w:rsidRPr="00F84A6B" w:rsidRDefault="004816D9" w:rsidP="000601F4">
      <w:pPr>
        <w:jc w:val="center"/>
        <w:rPr>
          <w:b/>
          <w:bCs/>
          <w:color w:val="45B0E1" w:themeColor="accent1" w:themeTint="99"/>
          <w:sz w:val="28"/>
          <w:szCs w:val="28"/>
        </w:rPr>
      </w:pPr>
    </w:p>
    <w:p w14:paraId="38B6D911" w14:textId="77777777" w:rsidR="005D473A" w:rsidRPr="00F84A6B" w:rsidRDefault="005D473A" w:rsidP="009539E3">
      <w:pPr>
        <w:jc w:val="center"/>
        <w:rPr>
          <w:color w:val="808080" w:themeColor="background1" w:themeShade="80"/>
          <w:sz w:val="36"/>
          <w:szCs w:val="36"/>
        </w:rPr>
      </w:pPr>
    </w:p>
    <w:p w14:paraId="3E7168CF" w14:textId="51BF734B" w:rsidR="00543C9A" w:rsidRPr="00F84A6B" w:rsidRDefault="009539E3" w:rsidP="009539E3">
      <w:pPr>
        <w:jc w:val="center"/>
        <w:rPr>
          <w:color w:val="808080" w:themeColor="background1" w:themeShade="80"/>
          <w:sz w:val="36"/>
          <w:szCs w:val="36"/>
        </w:rPr>
      </w:pPr>
      <w:r w:rsidRPr="00F84A6B">
        <w:rPr>
          <w:color w:val="808080" w:themeColor="background1" w:themeShade="80"/>
          <w:sz w:val="36"/>
          <w:szCs w:val="36"/>
        </w:rPr>
        <w:t>B</w:t>
      </w:r>
      <w:r w:rsidR="00543C9A" w:rsidRPr="00F84A6B">
        <w:rPr>
          <w:color w:val="808080" w:themeColor="background1" w:themeShade="80"/>
          <w:sz w:val="36"/>
          <w:szCs w:val="36"/>
        </w:rPr>
        <w:t xml:space="preserve"> L O G   T O P I C</w:t>
      </w:r>
    </w:p>
    <w:p w14:paraId="45F6FFCB" w14:textId="436F18D1" w:rsidR="00543C9A" w:rsidRPr="00F84A6B" w:rsidRDefault="007E1C82" w:rsidP="002F336D">
      <w:pPr>
        <w:jc w:val="center"/>
        <w:rPr>
          <w:b/>
          <w:bCs/>
          <w:color w:val="45B0E1" w:themeColor="accent1" w:themeTint="99"/>
          <w:sz w:val="48"/>
          <w:szCs w:val="48"/>
        </w:rPr>
      </w:pPr>
      <w:r w:rsidRPr="00F84A6B">
        <w:rPr>
          <w:b/>
          <w:bCs/>
          <w:color w:val="45B0E1" w:themeColor="accent1" w:themeTint="99"/>
          <w:sz w:val="48"/>
          <w:szCs w:val="48"/>
        </w:rPr>
        <w:t>“</w:t>
      </w:r>
      <w:r w:rsidR="007250F6" w:rsidRPr="00F84A6B">
        <w:rPr>
          <w:b/>
          <w:bCs/>
          <w:color w:val="45B0E1" w:themeColor="accent1" w:themeTint="99"/>
          <w:sz w:val="48"/>
          <w:szCs w:val="48"/>
        </w:rPr>
        <w:t>Everything You Need to Know About Automobile Engineering</w:t>
      </w:r>
      <w:r w:rsidR="001214B3" w:rsidRPr="00F84A6B">
        <w:rPr>
          <w:b/>
          <w:bCs/>
          <w:color w:val="45B0E1" w:themeColor="accent1" w:themeTint="99"/>
          <w:sz w:val="48"/>
          <w:szCs w:val="48"/>
        </w:rPr>
        <w:t>”</w:t>
      </w:r>
    </w:p>
    <w:p w14:paraId="445D6E7A" w14:textId="729F4328" w:rsidR="00543C9A" w:rsidRPr="00F84A6B" w:rsidRDefault="00543C9A" w:rsidP="00543C9A">
      <w:pPr>
        <w:jc w:val="center"/>
        <w:rPr>
          <w:color w:val="7F7F7F" w:themeColor="text1" w:themeTint="80"/>
          <w:sz w:val="28"/>
          <w:szCs w:val="28"/>
        </w:rPr>
      </w:pPr>
      <w:r w:rsidRPr="00F84A6B">
        <w:rPr>
          <w:color w:val="7F7F7F" w:themeColor="text1" w:themeTint="80"/>
          <w:sz w:val="28"/>
          <w:szCs w:val="28"/>
        </w:rPr>
        <w:t>Submitted By:</w:t>
      </w:r>
    </w:p>
    <w:p w14:paraId="53EC978B" w14:textId="3A845425" w:rsidR="00543C9A" w:rsidRPr="00F84A6B" w:rsidRDefault="00543C9A" w:rsidP="00543C9A">
      <w:pPr>
        <w:jc w:val="center"/>
        <w:rPr>
          <w:b/>
          <w:bCs/>
          <w:color w:val="747474" w:themeColor="background2" w:themeShade="80"/>
          <w:sz w:val="36"/>
          <w:szCs w:val="36"/>
        </w:rPr>
      </w:pPr>
      <w:r w:rsidRPr="00F84A6B">
        <w:rPr>
          <w:b/>
          <w:bCs/>
          <w:color w:val="747474" w:themeColor="background2" w:themeShade="80"/>
          <w:sz w:val="36"/>
          <w:szCs w:val="36"/>
        </w:rPr>
        <w:t>Aniket Acharjee</w:t>
      </w:r>
    </w:p>
    <w:p w14:paraId="2A5B2E47" w14:textId="7F003D7F" w:rsidR="00543C9A" w:rsidRPr="00F84A6B" w:rsidRDefault="00543C9A" w:rsidP="00543C9A">
      <w:pPr>
        <w:jc w:val="center"/>
        <w:rPr>
          <w:b/>
          <w:bCs/>
          <w:color w:val="747474" w:themeColor="background2" w:themeShade="80"/>
          <w:sz w:val="28"/>
          <w:szCs w:val="28"/>
        </w:rPr>
      </w:pPr>
      <w:r w:rsidRPr="00F84A6B">
        <w:rPr>
          <w:b/>
          <w:bCs/>
          <w:color w:val="747474" w:themeColor="background2" w:themeShade="80"/>
          <w:sz w:val="28"/>
          <w:szCs w:val="28"/>
        </w:rPr>
        <w:t>Batch: Digital Marketing with AI (Batch-522)</w:t>
      </w:r>
    </w:p>
    <w:p w14:paraId="0345F9D9" w14:textId="2BDB8E11" w:rsidR="00543C9A" w:rsidRPr="00F84A6B" w:rsidRDefault="00543C9A" w:rsidP="00543C9A">
      <w:pPr>
        <w:jc w:val="center"/>
        <w:rPr>
          <w:b/>
          <w:bCs/>
          <w:color w:val="747474" w:themeColor="background2" w:themeShade="80"/>
          <w:sz w:val="28"/>
          <w:szCs w:val="28"/>
        </w:rPr>
      </w:pPr>
      <w:r w:rsidRPr="00F84A6B">
        <w:rPr>
          <w:b/>
          <w:bCs/>
          <w:color w:val="747474" w:themeColor="background2" w:themeShade="80"/>
          <w:sz w:val="28"/>
          <w:szCs w:val="28"/>
        </w:rPr>
        <w:t>Website:</w:t>
      </w:r>
      <w:r w:rsidR="00B87E7C" w:rsidRPr="00F84A6B">
        <w:rPr>
          <w:b/>
          <w:bCs/>
          <w:color w:val="747474" w:themeColor="background2" w:themeShade="80"/>
          <w:sz w:val="28"/>
          <w:szCs w:val="28"/>
        </w:rPr>
        <w:t xml:space="preserve"> </w:t>
      </w:r>
      <w:r w:rsidR="00FF21FD">
        <w:rPr>
          <w:b/>
          <w:bCs/>
          <w:color w:val="747474" w:themeColor="background2" w:themeShade="80"/>
          <w:sz w:val="28"/>
          <w:szCs w:val="28"/>
        </w:rPr>
        <w:t xml:space="preserve"> </w:t>
      </w:r>
      <w:r w:rsidR="00B87E7C" w:rsidRPr="00F84A6B">
        <w:rPr>
          <w:b/>
          <w:bCs/>
          <w:color w:val="747474" w:themeColor="background2" w:themeShade="80"/>
          <w:sz w:val="28"/>
          <w:szCs w:val="28"/>
        </w:rPr>
        <w:t>https</w:t>
      </w:r>
      <w:r w:rsidR="00425ADE" w:rsidRPr="00F84A6B">
        <w:rPr>
          <w:b/>
          <w:bCs/>
          <w:color w:val="747474" w:themeColor="background2" w:themeShade="80"/>
          <w:sz w:val="28"/>
          <w:szCs w:val="28"/>
        </w:rPr>
        <w:t>://</w:t>
      </w:r>
      <w:r w:rsidR="00B87E7C" w:rsidRPr="00F84A6B">
        <w:rPr>
          <w:b/>
          <w:bCs/>
          <w:color w:val="747474" w:themeColor="background2" w:themeShade="80"/>
          <w:sz w:val="28"/>
          <w:szCs w:val="28"/>
        </w:rPr>
        <w:t>www.bloggercap.info/author/aniketacharjee/</w:t>
      </w:r>
    </w:p>
    <w:p w14:paraId="55CE73B2" w14:textId="6052BFA3" w:rsidR="00543C9A" w:rsidRPr="00F84A6B" w:rsidRDefault="00543C9A" w:rsidP="00EC7AF9">
      <w:pPr>
        <w:jc w:val="both"/>
        <w:rPr>
          <w:b/>
          <w:bCs/>
          <w:color w:val="808080" w:themeColor="background1" w:themeShade="80"/>
          <w:sz w:val="28"/>
          <w:szCs w:val="28"/>
        </w:rPr>
      </w:pPr>
    </w:p>
    <w:p w14:paraId="6BE2DC7C" w14:textId="77777777" w:rsidR="008309D0" w:rsidRPr="00F84A6B" w:rsidRDefault="008309D0" w:rsidP="00EC7AF9">
      <w:pPr>
        <w:jc w:val="both"/>
        <w:rPr>
          <w:color w:val="808080" w:themeColor="background1" w:themeShade="80"/>
          <w:sz w:val="36"/>
          <w:szCs w:val="36"/>
        </w:rPr>
      </w:pPr>
    </w:p>
    <w:p w14:paraId="7824A96E" w14:textId="77777777" w:rsidR="008309D0" w:rsidRPr="00F84A6B" w:rsidRDefault="008309D0" w:rsidP="00EC7AF9">
      <w:pPr>
        <w:jc w:val="both"/>
        <w:rPr>
          <w:color w:val="808080" w:themeColor="background1" w:themeShade="80"/>
          <w:sz w:val="36"/>
          <w:szCs w:val="36"/>
        </w:rPr>
      </w:pPr>
    </w:p>
    <w:p w14:paraId="4F7A3421" w14:textId="77777777" w:rsidR="008309D0" w:rsidRPr="00F84A6B" w:rsidRDefault="008309D0" w:rsidP="00EC7AF9">
      <w:pPr>
        <w:jc w:val="both"/>
        <w:rPr>
          <w:color w:val="808080" w:themeColor="background1" w:themeShade="80"/>
          <w:sz w:val="36"/>
          <w:szCs w:val="36"/>
        </w:rPr>
      </w:pPr>
    </w:p>
    <w:p w14:paraId="6E314997" w14:textId="46B1E46B" w:rsidR="00E24D8C" w:rsidRPr="00F84A6B" w:rsidRDefault="00E24D8C" w:rsidP="00543C9A">
      <w:pPr>
        <w:rPr>
          <w:b/>
          <w:bCs/>
          <w:color w:val="215E99" w:themeColor="text2" w:themeTint="BF"/>
          <w:sz w:val="36"/>
          <w:szCs w:val="36"/>
          <w:u w:val="thick"/>
        </w:rPr>
      </w:pPr>
    </w:p>
    <w:p w14:paraId="639196C0" w14:textId="2D5D451E" w:rsidR="00543C9A" w:rsidRPr="00F84A6B" w:rsidRDefault="00543C9A" w:rsidP="00543C9A">
      <w:pPr>
        <w:rPr>
          <w:b/>
          <w:bCs/>
          <w:color w:val="215E99" w:themeColor="text2" w:themeTint="BF"/>
          <w:sz w:val="32"/>
          <w:szCs w:val="32"/>
          <w:u w:val="thick"/>
        </w:rPr>
      </w:pPr>
      <w:r w:rsidRPr="00F84A6B">
        <w:rPr>
          <w:b/>
          <w:bCs/>
          <w:color w:val="215E99" w:themeColor="text2" w:themeTint="BF"/>
          <w:sz w:val="32"/>
          <w:szCs w:val="32"/>
          <w:u w:val="thick"/>
        </w:rPr>
        <w:lastRenderedPageBreak/>
        <w:t>Step 1: Topic Research with Google Trends</w:t>
      </w:r>
    </w:p>
    <w:p w14:paraId="0387969A" w14:textId="327967AC" w:rsidR="00543C9A" w:rsidRPr="00F84A6B" w:rsidRDefault="00543C9A" w:rsidP="00543C9A">
      <w:pPr>
        <w:rPr>
          <w:color w:val="215E99" w:themeColor="text2" w:themeTint="BF"/>
          <w:sz w:val="32"/>
          <w:szCs w:val="32"/>
        </w:rPr>
      </w:pPr>
      <w:r w:rsidRPr="00F84A6B">
        <w:rPr>
          <w:b/>
          <w:bCs/>
          <w:color w:val="215E99" w:themeColor="text2" w:themeTint="BF"/>
          <w:sz w:val="32"/>
          <w:szCs w:val="32"/>
        </w:rPr>
        <w:t xml:space="preserve">Niche: </w:t>
      </w:r>
      <w:r w:rsidRPr="00F84A6B">
        <w:rPr>
          <w:color w:val="215E99" w:themeColor="text2" w:themeTint="BF"/>
          <w:sz w:val="32"/>
          <w:szCs w:val="32"/>
        </w:rPr>
        <w:t>Automobile</w:t>
      </w:r>
    </w:p>
    <w:p w14:paraId="4C026612" w14:textId="28E7C5D2" w:rsidR="00543C9A" w:rsidRPr="00F84A6B" w:rsidRDefault="00902ACC" w:rsidP="00543C9A">
      <w:pPr>
        <w:rPr>
          <w:color w:val="215E99" w:themeColor="text2" w:themeTint="BF"/>
          <w:sz w:val="32"/>
          <w:szCs w:val="32"/>
        </w:rPr>
      </w:pPr>
      <w:r w:rsidRPr="00F84A6B">
        <w:rPr>
          <w:b/>
          <w:bCs/>
          <w:color w:val="215E99" w:themeColor="text2" w:themeTint="BF"/>
          <w:sz w:val="32"/>
          <w:szCs w:val="32"/>
        </w:rPr>
        <w:t>Why</w:t>
      </w:r>
      <w:proofErr w:type="gramStart"/>
      <w:r w:rsidRPr="00F84A6B">
        <w:rPr>
          <w:b/>
          <w:bCs/>
          <w:color w:val="215E99" w:themeColor="text2" w:themeTint="BF"/>
          <w:sz w:val="32"/>
          <w:szCs w:val="32"/>
        </w:rPr>
        <w:t>?</w:t>
      </w:r>
      <w:r w:rsidR="00543C9A" w:rsidRPr="00F84A6B">
        <w:rPr>
          <w:b/>
          <w:bCs/>
          <w:color w:val="215E99" w:themeColor="text2" w:themeTint="BF"/>
          <w:sz w:val="32"/>
          <w:szCs w:val="32"/>
        </w:rPr>
        <w:t xml:space="preserve"> </w:t>
      </w:r>
      <w:r w:rsidR="006D42B7" w:rsidRPr="00F84A6B">
        <w:rPr>
          <w:b/>
          <w:bCs/>
          <w:color w:val="215E99" w:themeColor="text2" w:themeTint="BF"/>
          <w:sz w:val="32"/>
          <w:szCs w:val="32"/>
        </w:rPr>
        <w:t>:</w:t>
      </w:r>
      <w:proofErr w:type="gramEnd"/>
      <w:r w:rsidR="006D42B7" w:rsidRPr="00F84A6B">
        <w:rPr>
          <w:b/>
          <w:bCs/>
          <w:color w:val="215E99" w:themeColor="text2" w:themeTint="BF"/>
          <w:sz w:val="32"/>
          <w:szCs w:val="32"/>
        </w:rPr>
        <w:t xml:space="preserve"> </w:t>
      </w:r>
      <w:r w:rsidR="00543C9A" w:rsidRPr="00F84A6B">
        <w:rPr>
          <w:color w:val="215E99" w:themeColor="text2" w:themeTint="BF"/>
          <w:sz w:val="32"/>
          <w:szCs w:val="32"/>
        </w:rPr>
        <w:t>According to Google Trends, Automobile is trending more than Tour &amp; Travels</w:t>
      </w:r>
    </w:p>
    <w:p w14:paraId="3D0537B4" w14:textId="77777777" w:rsidR="00543C9A" w:rsidRPr="00F84A6B" w:rsidRDefault="00543C9A" w:rsidP="00543C9A">
      <w:pPr>
        <w:jc w:val="center"/>
        <w:rPr>
          <w:color w:val="808080" w:themeColor="background1" w:themeShade="80"/>
          <w:sz w:val="36"/>
          <w:szCs w:val="36"/>
        </w:rPr>
      </w:pPr>
    </w:p>
    <w:p w14:paraId="6EAC9088" w14:textId="63513258" w:rsidR="00543C9A" w:rsidRPr="00F84A6B" w:rsidRDefault="00543C9A" w:rsidP="00543C9A">
      <w:pPr>
        <w:jc w:val="center"/>
        <w:rPr>
          <w:color w:val="808080" w:themeColor="background1" w:themeShade="80"/>
          <w:sz w:val="36"/>
          <w:szCs w:val="36"/>
        </w:rPr>
      </w:pPr>
      <w:r w:rsidRPr="00F84A6B">
        <w:rPr>
          <w:noProof/>
          <w:color w:val="808080" w:themeColor="background1" w:themeShade="80"/>
          <w:sz w:val="36"/>
          <w:szCs w:val="36"/>
        </w:rPr>
        <w:drawing>
          <wp:inline distT="0" distB="0" distL="0" distR="0" wp14:anchorId="104AE2DD" wp14:editId="6B83C4FD">
            <wp:extent cx="5731510" cy="2176780"/>
            <wp:effectExtent l="0" t="0" r="2540" b="0"/>
            <wp:docPr id="203974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44258" name=""/>
                    <pic:cNvPicPr/>
                  </pic:nvPicPr>
                  <pic:blipFill>
                    <a:blip r:embed="rId7"/>
                    <a:stretch>
                      <a:fillRect/>
                    </a:stretch>
                  </pic:blipFill>
                  <pic:spPr>
                    <a:xfrm>
                      <a:off x="0" y="0"/>
                      <a:ext cx="5731510" cy="2176780"/>
                    </a:xfrm>
                    <a:prstGeom prst="rect">
                      <a:avLst/>
                    </a:prstGeom>
                  </pic:spPr>
                </pic:pic>
              </a:graphicData>
            </a:graphic>
          </wp:inline>
        </w:drawing>
      </w:r>
    </w:p>
    <w:p w14:paraId="7797E5BF" w14:textId="77777777" w:rsidR="00543C9A" w:rsidRPr="00F84A6B" w:rsidRDefault="00543C9A" w:rsidP="00543C9A">
      <w:pPr>
        <w:jc w:val="center"/>
        <w:rPr>
          <w:color w:val="808080" w:themeColor="background1" w:themeShade="80"/>
          <w:sz w:val="36"/>
          <w:szCs w:val="36"/>
        </w:rPr>
      </w:pPr>
    </w:p>
    <w:p w14:paraId="0BEB5812" w14:textId="28BDB908" w:rsidR="00543C9A" w:rsidRPr="00F84A6B" w:rsidRDefault="00543C9A" w:rsidP="00543C9A">
      <w:pPr>
        <w:jc w:val="center"/>
        <w:rPr>
          <w:color w:val="808080" w:themeColor="background1" w:themeShade="80"/>
          <w:sz w:val="36"/>
          <w:szCs w:val="36"/>
        </w:rPr>
      </w:pPr>
      <w:r w:rsidRPr="00F84A6B">
        <w:rPr>
          <w:noProof/>
          <w:color w:val="808080" w:themeColor="background1" w:themeShade="80"/>
          <w:sz w:val="36"/>
          <w:szCs w:val="36"/>
        </w:rPr>
        <w:drawing>
          <wp:inline distT="0" distB="0" distL="0" distR="0" wp14:anchorId="11702666" wp14:editId="679891D9">
            <wp:extent cx="5731510" cy="2143760"/>
            <wp:effectExtent l="0" t="0" r="2540" b="8890"/>
            <wp:docPr id="30150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2222" name=""/>
                    <pic:cNvPicPr/>
                  </pic:nvPicPr>
                  <pic:blipFill>
                    <a:blip r:embed="rId8"/>
                    <a:stretch>
                      <a:fillRect/>
                    </a:stretch>
                  </pic:blipFill>
                  <pic:spPr>
                    <a:xfrm>
                      <a:off x="0" y="0"/>
                      <a:ext cx="5731510" cy="2143760"/>
                    </a:xfrm>
                    <a:prstGeom prst="rect">
                      <a:avLst/>
                    </a:prstGeom>
                  </pic:spPr>
                </pic:pic>
              </a:graphicData>
            </a:graphic>
          </wp:inline>
        </w:drawing>
      </w:r>
    </w:p>
    <w:p w14:paraId="60E24658" w14:textId="2E75154E" w:rsidR="00543C9A" w:rsidRPr="00F84A6B" w:rsidRDefault="00543C9A" w:rsidP="00543C9A">
      <w:pPr>
        <w:jc w:val="center"/>
        <w:rPr>
          <w:color w:val="215E99" w:themeColor="text2" w:themeTint="BF"/>
          <w:sz w:val="32"/>
          <w:szCs w:val="32"/>
        </w:rPr>
      </w:pPr>
      <w:r w:rsidRPr="00F84A6B">
        <w:rPr>
          <w:color w:val="215E99" w:themeColor="text2" w:themeTint="BF"/>
          <w:sz w:val="32"/>
          <w:szCs w:val="32"/>
        </w:rPr>
        <w:t xml:space="preserve">Under automobile, these three topics are trending </w:t>
      </w:r>
      <w:r w:rsidR="000517A2" w:rsidRPr="00F84A6B">
        <w:rPr>
          <w:color w:val="215E99" w:themeColor="text2" w:themeTint="BF"/>
          <w:sz w:val="32"/>
          <w:szCs w:val="32"/>
        </w:rPr>
        <w:t>most:</w:t>
      </w:r>
    </w:p>
    <w:p w14:paraId="4B022A60" w14:textId="1C0FBEDF" w:rsidR="00543C9A" w:rsidRPr="00F84A6B" w:rsidRDefault="00543C9A" w:rsidP="00543C9A">
      <w:pPr>
        <w:pStyle w:val="ListParagraph"/>
        <w:numPr>
          <w:ilvl w:val="0"/>
          <w:numId w:val="1"/>
        </w:numPr>
        <w:rPr>
          <w:b/>
          <w:bCs/>
          <w:color w:val="215E99" w:themeColor="text2" w:themeTint="BF"/>
          <w:sz w:val="32"/>
          <w:szCs w:val="32"/>
        </w:rPr>
      </w:pPr>
      <w:r w:rsidRPr="00F84A6B">
        <w:rPr>
          <w:b/>
          <w:bCs/>
          <w:color w:val="215E99" w:themeColor="text2" w:themeTint="BF"/>
          <w:sz w:val="32"/>
          <w:szCs w:val="32"/>
        </w:rPr>
        <w:t>Automobile engineering</w:t>
      </w:r>
    </w:p>
    <w:p w14:paraId="51EC4CB0" w14:textId="6FA3AA99" w:rsidR="00543C9A" w:rsidRPr="00F84A6B" w:rsidRDefault="00543C9A" w:rsidP="00543C9A">
      <w:pPr>
        <w:pStyle w:val="ListParagraph"/>
        <w:numPr>
          <w:ilvl w:val="0"/>
          <w:numId w:val="1"/>
        </w:numPr>
        <w:rPr>
          <w:b/>
          <w:bCs/>
          <w:color w:val="215E99" w:themeColor="text2" w:themeTint="BF"/>
          <w:sz w:val="32"/>
          <w:szCs w:val="32"/>
        </w:rPr>
      </w:pPr>
      <w:r w:rsidRPr="00F84A6B">
        <w:rPr>
          <w:b/>
          <w:bCs/>
          <w:color w:val="215E99" w:themeColor="text2" w:themeTint="BF"/>
          <w:sz w:val="32"/>
          <w:szCs w:val="32"/>
        </w:rPr>
        <w:t>Diploma automobile engineering</w:t>
      </w:r>
    </w:p>
    <w:p w14:paraId="240CEABE" w14:textId="2D2079C5" w:rsidR="00543C9A" w:rsidRDefault="00543C9A" w:rsidP="00543C9A">
      <w:pPr>
        <w:pStyle w:val="ListParagraph"/>
        <w:numPr>
          <w:ilvl w:val="0"/>
          <w:numId w:val="1"/>
        </w:numPr>
        <w:rPr>
          <w:b/>
          <w:bCs/>
          <w:color w:val="215E99" w:themeColor="text2" w:themeTint="BF"/>
          <w:sz w:val="32"/>
          <w:szCs w:val="32"/>
        </w:rPr>
      </w:pPr>
      <w:r w:rsidRPr="00F84A6B">
        <w:rPr>
          <w:b/>
          <w:bCs/>
          <w:color w:val="215E99" w:themeColor="text2" w:themeTint="BF"/>
          <w:sz w:val="32"/>
          <w:szCs w:val="32"/>
        </w:rPr>
        <w:t>Mechanical engineering automobile</w:t>
      </w:r>
    </w:p>
    <w:p w14:paraId="3E941B42" w14:textId="77777777" w:rsidR="004A0403" w:rsidRDefault="004A0403" w:rsidP="00F535F0">
      <w:pPr>
        <w:rPr>
          <w:b/>
          <w:bCs/>
          <w:color w:val="215E99" w:themeColor="text2" w:themeTint="BF"/>
          <w:sz w:val="32"/>
          <w:szCs w:val="32"/>
        </w:rPr>
      </w:pPr>
    </w:p>
    <w:p w14:paraId="34113DA1" w14:textId="77777777" w:rsidR="00F535F0" w:rsidRPr="00F535F0" w:rsidRDefault="00F535F0" w:rsidP="00F535F0">
      <w:pPr>
        <w:rPr>
          <w:b/>
          <w:bCs/>
          <w:color w:val="215E99" w:themeColor="text2" w:themeTint="BF"/>
          <w:sz w:val="32"/>
          <w:szCs w:val="32"/>
        </w:rPr>
      </w:pPr>
    </w:p>
    <w:tbl>
      <w:tblPr>
        <w:tblStyle w:val="TableGrid"/>
        <w:tblW w:w="0" w:type="auto"/>
        <w:tblLook w:val="04A0" w:firstRow="1" w:lastRow="0" w:firstColumn="1" w:lastColumn="0" w:noHBand="0" w:noVBand="1"/>
      </w:tblPr>
      <w:tblGrid>
        <w:gridCol w:w="3005"/>
        <w:gridCol w:w="3794"/>
        <w:gridCol w:w="2217"/>
      </w:tblGrid>
      <w:tr w:rsidR="00B2590A" w:rsidRPr="00F84A6B" w14:paraId="0EB328E7" w14:textId="77777777" w:rsidTr="001873BA">
        <w:tc>
          <w:tcPr>
            <w:tcW w:w="3005" w:type="dxa"/>
            <w:shd w:val="clear" w:color="auto" w:fill="C1F0C7" w:themeFill="accent3" w:themeFillTint="33"/>
          </w:tcPr>
          <w:p w14:paraId="4250E15B" w14:textId="1F7EE29D" w:rsidR="00B2590A" w:rsidRPr="00F84A6B" w:rsidRDefault="00FF5898" w:rsidP="00543C9A">
            <w:pPr>
              <w:jc w:val="center"/>
              <w:rPr>
                <w:color w:val="215E99" w:themeColor="text2" w:themeTint="BF"/>
                <w:sz w:val="24"/>
                <w:szCs w:val="24"/>
              </w:rPr>
            </w:pPr>
            <w:r w:rsidRPr="00F84A6B">
              <w:rPr>
                <w:color w:val="215E99" w:themeColor="text2" w:themeTint="BF"/>
                <w:sz w:val="24"/>
                <w:szCs w:val="24"/>
              </w:rPr>
              <w:lastRenderedPageBreak/>
              <w:t xml:space="preserve">Niche </w:t>
            </w:r>
          </w:p>
        </w:tc>
        <w:tc>
          <w:tcPr>
            <w:tcW w:w="3794" w:type="dxa"/>
            <w:shd w:val="clear" w:color="auto" w:fill="C1F0C7" w:themeFill="accent3" w:themeFillTint="33"/>
          </w:tcPr>
          <w:p w14:paraId="33E23999" w14:textId="4F1BB0E9" w:rsidR="00B2590A" w:rsidRPr="00F84A6B" w:rsidRDefault="00BB02F4" w:rsidP="00543C9A">
            <w:pPr>
              <w:jc w:val="center"/>
              <w:rPr>
                <w:color w:val="215E99" w:themeColor="text2" w:themeTint="BF"/>
                <w:sz w:val="24"/>
                <w:szCs w:val="24"/>
              </w:rPr>
            </w:pPr>
            <w:r w:rsidRPr="00F84A6B">
              <w:rPr>
                <w:color w:val="215E99" w:themeColor="text2" w:themeTint="BF"/>
                <w:sz w:val="24"/>
                <w:szCs w:val="24"/>
              </w:rPr>
              <w:t>3 Trending topics</w:t>
            </w:r>
          </w:p>
        </w:tc>
        <w:tc>
          <w:tcPr>
            <w:tcW w:w="2217" w:type="dxa"/>
            <w:shd w:val="clear" w:color="auto" w:fill="C1F0C7" w:themeFill="accent3" w:themeFillTint="33"/>
          </w:tcPr>
          <w:p w14:paraId="08C87EBF" w14:textId="045E2FAD" w:rsidR="00B2590A" w:rsidRPr="00F84A6B" w:rsidRDefault="005660D7" w:rsidP="00543C9A">
            <w:pPr>
              <w:jc w:val="center"/>
              <w:rPr>
                <w:color w:val="215E99" w:themeColor="text2" w:themeTint="BF"/>
                <w:sz w:val="24"/>
                <w:szCs w:val="24"/>
              </w:rPr>
            </w:pPr>
            <w:r w:rsidRPr="00F84A6B">
              <w:rPr>
                <w:color w:val="215E99" w:themeColor="text2" w:themeTint="BF"/>
                <w:sz w:val="24"/>
                <w:szCs w:val="24"/>
              </w:rPr>
              <w:t>Selected Blog Topic</w:t>
            </w:r>
          </w:p>
        </w:tc>
      </w:tr>
      <w:tr w:rsidR="008640B6" w:rsidRPr="00F84A6B" w14:paraId="7C208F16" w14:textId="77777777" w:rsidTr="00003836">
        <w:trPr>
          <w:trHeight w:val="1338"/>
        </w:trPr>
        <w:tc>
          <w:tcPr>
            <w:tcW w:w="3005" w:type="dxa"/>
            <w:shd w:val="clear" w:color="auto" w:fill="D9F2D0" w:themeFill="accent6" w:themeFillTint="33"/>
          </w:tcPr>
          <w:p w14:paraId="463D3470" w14:textId="77777777" w:rsidR="00E81CA3" w:rsidRPr="00F84A6B" w:rsidRDefault="00E81CA3" w:rsidP="00543C9A">
            <w:pPr>
              <w:jc w:val="center"/>
              <w:rPr>
                <w:color w:val="215E99" w:themeColor="text2" w:themeTint="BF"/>
                <w:sz w:val="32"/>
                <w:szCs w:val="32"/>
              </w:rPr>
            </w:pPr>
          </w:p>
          <w:p w14:paraId="0A34CC49" w14:textId="4E825334" w:rsidR="008640B6" w:rsidRPr="00F84A6B" w:rsidRDefault="0090047B" w:rsidP="00DE4B0B">
            <w:pPr>
              <w:spacing w:line="276" w:lineRule="auto"/>
              <w:jc w:val="center"/>
              <w:rPr>
                <w:color w:val="215E99" w:themeColor="text2" w:themeTint="BF"/>
                <w:sz w:val="32"/>
                <w:szCs w:val="32"/>
              </w:rPr>
            </w:pPr>
            <w:r w:rsidRPr="00F84A6B">
              <w:rPr>
                <w:color w:val="215E99" w:themeColor="text2" w:themeTint="BF"/>
                <w:sz w:val="32"/>
                <w:szCs w:val="32"/>
              </w:rPr>
              <w:t>Automobile</w:t>
            </w:r>
          </w:p>
        </w:tc>
        <w:tc>
          <w:tcPr>
            <w:tcW w:w="3794" w:type="dxa"/>
            <w:shd w:val="clear" w:color="auto" w:fill="D9F2D0" w:themeFill="accent6" w:themeFillTint="33"/>
          </w:tcPr>
          <w:p w14:paraId="53B82EC2" w14:textId="77777777" w:rsidR="008640B6" w:rsidRPr="00F84A6B" w:rsidRDefault="0090047B" w:rsidP="00193BF3">
            <w:pPr>
              <w:pStyle w:val="ListParagraph"/>
              <w:numPr>
                <w:ilvl w:val="0"/>
                <w:numId w:val="4"/>
              </w:numPr>
              <w:rPr>
                <w:color w:val="215E99" w:themeColor="text2" w:themeTint="BF"/>
              </w:rPr>
            </w:pPr>
            <w:r w:rsidRPr="00F84A6B">
              <w:rPr>
                <w:color w:val="215E99" w:themeColor="text2" w:themeTint="BF"/>
              </w:rPr>
              <w:t>Automobile engineering</w:t>
            </w:r>
          </w:p>
          <w:p w14:paraId="68958A7F" w14:textId="772552F1" w:rsidR="009A24FF" w:rsidRPr="00F84A6B" w:rsidRDefault="009A24FF" w:rsidP="00193BF3">
            <w:pPr>
              <w:pStyle w:val="ListParagraph"/>
              <w:numPr>
                <w:ilvl w:val="0"/>
                <w:numId w:val="4"/>
              </w:numPr>
              <w:rPr>
                <w:color w:val="215E99" w:themeColor="text2" w:themeTint="BF"/>
              </w:rPr>
            </w:pPr>
            <w:r w:rsidRPr="00F84A6B">
              <w:rPr>
                <w:color w:val="215E99" w:themeColor="text2" w:themeTint="BF"/>
              </w:rPr>
              <w:t>Diploma automobile engineering</w:t>
            </w:r>
          </w:p>
          <w:p w14:paraId="4BEF2757" w14:textId="77777777" w:rsidR="009A24FF" w:rsidRPr="00F84A6B" w:rsidRDefault="009A24FF" w:rsidP="00193BF3">
            <w:pPr>
              <w:pStyle w:val="ListParagraph"/>
              <w:numPr>
                <w:ilvl w:val="0"/>
                <w:numId w:val="4"/>
              </w:numPr>
              <w:rPr>
                <w:color w:val="215E99" w:themeColor="text2" w:themeTint="BF"/>
              </w:rPr>
            </w:pPr>
            <w:r w:rsidRPr="00F84A6B">
              <w:rPr>
                <w:color w:val="215E99" w:themeColor="text2" w:themeTint="BF"/>
              </w:rPr>
              <w:t>Mechanical engineering automobile</w:t>
            </w:r>
          </w:p>
          <w:p w14:paraId="268DBFFF" w14:textId="0C094E15" w:rsidR="009A24FF" w:rsidRPr="00F84A6B" w:rsidRDefault="009A24FF" w:rsidP="00543C9A">
            <w:pPr>
              <w:jc w:val="center"/>
              <w:rPr>
                <w:color w:val="215E99" w:themeColor="text2" w:themeTint="BF"/>
                <w:sz w:val="24"/>
                <w:szCs w:val="24"/>
              </w:rPr>
            </w:pPr>
          </w:p>
        </w:tc>
        <w:tc>
          <w:tcPr>
            <w:tcW w:w="2217" w:type="dxa"/>
            <w:shd w:val="clear" w:color="auto" w:fill="D9F2D0" w:themeFill="accent6" w:themeFillTint="33"/>
          </w:tcPr>
          <w:p w14:paraId="54D37A8F" w14:textId="77777777" w:rsidR="00A47B79" w:rsidRDefault="00A47B79" w:rsidP="00A47B79">
            <w:pPr>
              <w:rPr>
                <w:color w:val="215E99" w:themeColor="text2" w:themeTint="BF"/>
              </w:rPr>
            </w:pPr>
          </w:p>
          <w:p w14:paraId="666612C4" w14:textId="17516B05" w:rsidR="00C20A5D" w:rsidRPr="00F84A6B" w:rsidRDefault="00C20A5D" w:rsidP="00A47B79">
            <w:pPr>
              <w:jc w:val="center"/>
              <w:rPr>
                <w:color w:val="215E99" w:themeColor="text2" w:themeTint="BF"/>
              </w:rPr>
            </w:pPr>
            <w:r w:rsidRPr="00F84A6B">
              <w:rPr>
                <w:color w:val="215E99" w:themeColor="text2" w:themeTint="BF"/>
              </w:rPr>
              <w:t>Automobile engineering</w:t>
            </w:r>
          </w:p>
          <w:p w14:paraId="270B6B4F" w14:textId="77777777" w:rsidR="008640B6" w:rsidRPr="00F84A6B" w:rsidRDefault="008640B6" w:rsidP="00543C9A">
            <w:pPr>
              <w:jc w:val="center"/>
              <w:rPr>
                <w:color w:val="215E99" w:themeColor="text2" w:themeTint="BF"/>
                <w:sz w:val="36"/>
                <w:szCs w:val="36"/>
              </w:rPr>
            </w:pPr>
          </w:p>
        </w:tc>
      </w:tr>
    </w:tbl>
    <w:p w14:paraId="0739F572" w14:textId="77777777" w:rsidR="00543C9A" w:rsidRPr="00F84A6B" w:rsidRDefault="00543C9A" w:rsidP="00543C9A">
      <w:pPr>
        <w:jc w:val="center"/>
        <w:rPr>
          <w:color w:val="215E99" w:themeColor="text2" w:themeTint="BF"/>
          <w:sz w:val="36"/>
          <w:szCs w:val="36"/>
        </w:rPr>
      </w:pPr>
    </w:p>
    <w:p w14:paraId="1EB7252F" w14:textId="77777777" w:rsidR="002E48FB" w:rsidRPr="00F84A6B" w:rsidRDefault="002E48FB" w:rsidP="008046F0">
      <w:pPr>
        <w:rPr>
          <w:b/>
          <w:bCs/>
          <w:color w:val="215E99" w:themeColor="text2" w:themeTint="BF"/>
          <w:sz w:val="36"/>
          <w:szCs w:val="36"/>
          <w:u w:val="single"/>
        </w:rPr>
      </w:pPr>
    </w:p>
    <w:p w14:paraId="2AC0F438" w14:textId="007B8C04" w:rsidR="008046F0" w:rsidRPr="00F84A6B" w:rsidRDefault="008046F0" w:rsidP="008046F0">
      <w:pPr>
        <w:rPr>
          <w:b/>
          <w:bCs/>
          <w:color w:val="215E99" w:themeColor="text2" w:themeTint="BF"/>
          <w:sz w:val="36"/>
          <w:szCs w:val="36"/>
          <w:u w:val="single"/>
        </w:rPr>
      </w:pPr>
      <w:r w:rsidRPr="00F84A6B">
        <w:rPr>
          <w:b/>
          <w:bCs/>
          <w:color w:val="215E99" w:themeColor="text2" w:themeTint="BF"/>
          <w:sz w:val="36"/>
          <w:szCs w:val="36"/>
          <w:u w:val="single"/>
        </w:rPr>
        <w:t>Justification</w:t>
      </w:r>
      <w:r w:rsidR="006A6EAD" w:rsidRPr="00F84A6B">
        <w:rPr>
          <w:b/>
          <w:bCs/>
          <w:color w:val="215E99" w:themeColor="text2" w:themeTint="BF"/>
          <w:sz w:val="36"/>
          <w:szCs w:val="36"/>
          <w:u w:val="single"/>
        </w:rPr>
        <w:t xml:space="preserve"> </w:t>
      </w:r>
      <w:r w:rsidR="000C2C71" w:rsidRPr="00F84A6B">
        <w:rPr>
          <w:b/>
          <w:bCs/>
          <w:color w:val="215E99" w:themeColor="text2" w:themeTint="BF"/>
          <w:sz w:val="36"/>
          <w:szCs w:val="36"/>
          <w:u w:val="single"/>
        </w:rPr>
        <w:t>for ch</w:t>
      </w:r>
      <w:r w:rsidR="00F86BC8" w:rsidRPr="00F84A6B">
        <w:rPr>
          <w:b/>
          <w:bCs/>
          <w:color w:val="215E99" w:themeColor="text2" w:themeTint="BF"/>
          <w:sz w:val="36"/>
          <w:szCs w:val="36"/>
          <w:u w:val="single"/>
        </w:rPr>
        <w:t>oosing the topic</w:t>
      </w:r>
      <w:r w:rsidR="006A6EAD" w:rsidRPr="00F84A6B">
        <w:rPr>
          <w:b/>
          <w:bCs/>
          <w:color w:val="215E99" w:themeColor="text2" w:themeTint="BF"/>
          <w:sz w:val="36"/>
          <w:szCs w:val="36"/>
          <w:u w:val="single"/>
        </w:rPr>
        <w:t>:</w:t>
      </w:r>
    </w:p>
    <w:p w14:paraId="600FE5E3" w14:textId="2C216E35" w:rsidR="00594A90" w:rsidRPr="00F84A6B" w:rsidRDefault="0028248C" w:rsidP="008046F0">
      <w:pPr>
        <w:rPr>
          <w:color w:val="215E99" w:themeColor="text2" w:themeTint="BF"/>
          <w:sz w:val="24"/>
          <w:szCs w:val="24"/>
        </w:rPr>
      </w:pPr>
      <w:r w:rsidRPr="00F84A6B">
        <w:rPr>
          <w:color w:val="215E99" w:themeColor="text2" w:themeTint="BF"/>
          <w:sz w:val="24"/>
          <w:szCs w:val="24"/>
        </w:rPr>
        <w:t xml:space="preserve">For the past </w:t>
      </w:r>
      <w:r w:rsidR="0049262F" w:rsidRPr="00F84A6B">
        <w:rPr>
          <w:color w:val="215E99" w:themeColor="text2" w:themeTint="BF"/>
          <w:sz w:val="24"/>
          <w:szCs w:val="24"/>
        </w:rPr>
        <w:t>one-year</w:t>
      </w:r>
      <w:r w:rsidRPr="00F84A6B">
        <w:rPr>
          <w:color w:val="215E99" w:themeColor="text2" w:themeTint="BF"/>
          <w:sz w:val="24"/>
          <w:szCs w:val="24"/>
        </w:rPr>
        <w:t xml:space="preserve"> </w:t>
      </w:r>
      <w:r w:rsidR="002C522F" w:rsidRPr="00F84A6B">
        <w:rPr>
          <w:b/>
          <w:bCs/>
          <w:color w:val="215E99" w:themeColor="text2" w:themeTint="BF"/>
          <w:sz w:val="24"/>
          <w:szCs w:val="24"/>
        </w:rPr>
        <w:t>Auto</w:t>
      </w:r>
      <w:r w:rsidR="00292EE2" w:rsidRPr="00F84A6B">
        <w:rPr>
          <w:b/>
          <w:bCs/>
          <w:color w:val="215E99" w:themeColor="text2" w:themeTint="BF"/>
          <w:sz w:val="24"/>
          <w:szCs w:val="24"/>
        </w:rPr>
        <w:t xml:space="preserve">mobile Engineering </w:t>
      </w:r>
      <w:r w:rsidR="0049262F" w:rsidRPr="00F84A6B">
        <w:rPr>
          <w:color w:val="215E99" w:themeColor="text2" w:themeTint="BF"/>
          <w:sz w:val="24"/>
          <w:szCs w:val="24"/>
        </w:rPr>
        <w:t>has been scoring an average interest of 73</w:t>
      </w:r>
      <w:r w:rsidR="006F6627" w:rsidRPr="00F84A6B">
        <w:rPr>
          <w:color w:val="215E99" w:themeColor="text2" w:themeTint="BF"/>
          <w:sz w:val="24"/>
          <w:szCs w:val="24"/>
        </w:rPr>
        <w:t xml:space="preserve">. </w:t>
      </w:r>
      <w:r w:rsidR="009864F1" w:rsidRPr="00F84A6B">
        <w:rPr>
          <w:color w:val="215E99" w:themeColor="text2" w:themeTint="BF"/>
          <w:sz w:val="24"/>
          <w:szCs w:val="24"/>
        </w:rPr>
        <w:t xml:space="preserve">By choosing Automobile Engineering, I can cover a broad range of subjects, including different educational pathways, career opportunities, required skills, and industry trends. This will allow me to provide readers with </w:t>
      </w:r>
      <w:r w:rsidR="00285F88" w:rsidRPr="00F84A6B">
        <w:rPr>
          <w:color w:val="215E99" w:themeColor="text2" w:themeTint="BF"/>
          <w:sz w:val="24"/>
          <w:szCs w:val="24"/>
        </w:rPr>
        <w:t>an</w:t>
      </w:r>
      <w:r w:rsidR="009864F1" w:rsidRPr="00F84A6B">
        <w:rPr>
          <w:color w:val="215E99" w:themeColor="text2" w:themeTint="BF"/>
          <w:sz w:val="24"/>
          <w:szCs w:val="24"/>
        </w:rPr>
        <w:t xml:space="preserve"> </w:t>
      </w:r>
      <w:r w:rsidR="000E1E9E" w:rsidRPr="00F84A6B">
        <w:rPr>
          <w:color w:val="215E99" w:themeColor="text2" w:themeTint="BF"/>
          <w:sz w:val="24"/>
          <w:szCs w:val="24"/>
        </w:rPr>
        <w:t>easy guide to build</w:t>
      </w:r>
      <w:r w:rsidR="009864F1" w:rsidRPr="00F84A6B">
        <w:rPr>
          <w:color w:val="215E99" w:themeColor="text2" w:themeTint="BF"/>
          <w:sz w:val="24"/>
          <w:szCs w:val="24"/>
        </w:rPr>
        <w:t xml:space="preserve"> a successful career in the automobile industry.</w:t>
      </w:r>
      <w:r w:rsidR="008952CE" w:rsidRPr="00F84A6B">
        <w:rPr>
          <w:color w:val="215E99" w:themeColor="text2" w:themeTint="BF"/>
          <w:sz w:val="24"/>
          <w:szCs w:val="24"/>
        </w:rPr>
        <w:t xml:space="preserve"> </w:t>
      </w:r>
    </w:p>
    <w:p w14:paraId="00F9C963" w14:textId="32692A31" w:rsidR="00F86BC8" w:rsidRPr="00F84A6B" w:rsidRDefault="00381066" w:rsidP="008046F0">
      <w:pPr>
        <w:rPr>
          <w:color w:val="215E99" w:themeColor="text2" w:themeTint="BF"/>
          <w:sz w:val="24"/>
          <w:szCs w:val="24"/>
        </w:rPr>
      </w:pPr>
      <w:r w:rsidRPr="00F84A6B">
        <w:rPr>
          <w:color w:val="215E99" w:themeColor="text2" w:themeTint="BF"/>
          <w:sz w:val="24"/>
          <w:szCs w:val="24"/>
        </w:rPr>
        <w:t>P</w:t>
      </w:r>
      <w:r w:rsidR="00975509" w:rsidRPr="00F84A6B">
        <w:rPr>
          <w:color w:val="215E99" w:themeColor="text2" w:themeTint="BF"/>
          <w:sz w:val="24"/>
          <w:szCs w:val="24"/>
        </w:rPr>
        <w:t xml:space="preserve">eople have also shown interest </w:t>
      </w:r>
      <w:r w:rsidR="00784554" w:rsidRPr="00F84A6B">
        <w:rPr>
          <w:color w:val="215E99" w:themeColor="text2" w:themeTint="BF"/>
          <w:sz w:val="24"/>
          <w:szCs w:val="24"/>
        </w:rPr>
        <w:t>in</w:t>
      </w:r>
      <w:r w:rsidR="00975509" w:rsidRPr="00F84A6B">
        <w:rPr>
          <w:color w:val="215E99" w:themeColor="text2" w:themeTint="BF"/>
          <w:sz w:val="24"/>
          <w:szCs w:val="24"/>
        </w:rPr>
        <w:t xml:space="preserve"> courses like</w:t>
      </w:r>
      <w:r w:rsidR="00FF69AF" w:rsidRPr="00F84A6B">
        <w:rPr>
          <w:color w:val="215E99" w:themeColor="text2" w:themeTint="BF"/>
          <w:sz w:val="24"/>
          <w:szCs w:val="24"/>
        </w:rPr>
        <w:t>:</w:t>
      </w:r>
    </w:p>
    <w:p w14:paraId="15E977F2" w14:textId="2FC7D2D6" w:rsidR="00FF69AF" w:rsidRPr="00F84A6B" w:rsidRDefault="00FF69AF" w:rsidP="00FF69AF">
      <w:pPr>
        <w:pStyle w:val="ListParagraph"/>
        <w:numPr>
          <w:ilvl w:val="0"/>
          <w:numId w:val="5"/>
        </w:numPr>
        <w:rPr>
          <w:color w:val="215E99" w:themeColor="text2" w:themeTint="BF"/>
          <w:sz w:val="24"/>
          <w:szCs w:val="24"/>
        </w:rPr>
      </w:pPr>
      <w:r w:rsidRPr="00F84A6B">
        <w:rPr>
          <w:color w:val="215E99" w:themeColor="text2" w:themeTint="BF"/>
          <w:sz w:val="24"/>
          <w:szCs w:val="24"/>
        </w:rPr>
        <w:t>Diploma automobile engineering</w:t>
      </w:r>
    </w:p>
    <w:p w14:paraId="04C40909" w14:textId="6C6977AC" w:rsidR="00FF69AF" w:rsidRPr="00F84A6B" w:rsidRDefault="00456AC9" w:rsidP="00456AC9">
      <w:pPr>
        <w:pStyle w:val="ListParagraph"/>
        <w:numPr>
          <w:ilvl w:val="0"/>
          <w:numId w:val="5"/>
        </w:numPr>
        <w:rPr>
          <w:color w:val="215E99" w:themeColor="text2" w:themeTint="BF"/>
          <w:sz w:val="24"/>
          <w:szCs w:val="24"/>
        </w:rPr>
      </w:pPr>
      <w:r w:rsidRPr="00F84A6B">
        <w:rPr>
          <w:color w:val="215E99" w:themeColor="text2" w:themeTint="BF"/>
          <w:sz w:val="24"/>
          <w:szCs w:val="24"/>
        </w:rPr>
        <w:t xml:space="preserve">Mechanical engineering automobile </w:t>
      </w:r>
    </w:p>
    <w:p w14:paraId="5D3CFD39" w14:textId="72A5B17D" w:rsidR="00C33968" w:rsidRPr="00F84A6B" w:rsidRDefault="000D3BED" w:rsidP="000D3BED">
      <w:pPr>
        <w:rPr>
          <w:color w:val="215E99" w:themeColor="text2" w:themeTint="BF"/>
          <w:sz w:val="24"/>
          <w:szCs w:val="24"/>
        </w:rPr>
      </w:pPr>
      <w:r w:rsidRPr="00F84A6B">
        <w:rPr>
          <w:color w:val="215E99" w:themeColor="text2" w:themeTint="BF"/>
          <w:sz w:val="24"/>
          <w:szCs w:val="24"/>
        </w:rPr>
        <w:t xml:space="preserve">I can use </w:t>
      </w:r>
      <w:r w:rsidR="00D55549" w:rsidRPr="00F84A6B">
        <w:rPr>
          <w:color w:val="215E99" w:themeColor="text2" w:themeTint="BF"/>
          <w:sz w:val="24"/>
          <w:szCs w:val="24"/>
        </w:rPr>
        <w:t>these</w:t>
      </w:r>
      <w:r w:rsidRPr="00F84A6B">
        <w:rPr>
          <w:color w:val="215E99" w:themeColor="text2" w:themeTint="BF"/>
          <w:sz w:val="24"/>
          <w:szCs w:val="24"/>
        </w:rPr>
        <w:t xml:space="preserve"> courses </w:t>
      </w:r>
      <w:r w:rsidR="00566A80" w:rsidRPr="00F84A6B">
        <w:rPr>
          <w:color w:val="215E99" w:themeColor="text2" w:themeTint="BF"/>
          <w:sz w:val="24"/>
          <w:szCs w:val="24"/>
        </w:rPr>
        <w:t>for</w:t>
      </w:r>
      <w:r w:rsidRPr="00F84A6B">
        <w:rPr>
          <w:color w:val="215E99" w:themeColor="text2" w:themeTint="BF"/>
          <w:sz w:val="24"/>
          <w:szCs w:val="24"/>
        </w:rPr>
        <w:t xml:space="preserve"> </w:t>
      </w:r>
    </w:p>
    <w:p w14:paraId="18F083E8" w14:textId="1B13AF69" w:rsidR="000D3BED" w:rsidRPr="00F84A6B" w:rsidRDefault="00D55549" w:rsidP="00C20456">
      <w:pPr>
        <w:pStyle w:val="ListParagraph"/>
        <w:numPr>
          <w:ilvl w:val="0"/>
          <w:numId w:val="6"/>
        </w:numPr>
        <w:rPr>
          <w:color w:val="215E99" w:themeColor="text2" w:themeTint="BF"/>
          <w:sz w:val="24"/>
          <w:szCs w:val="24"/>
        </w:rPr>
      </w:pPr>
      <w:r w:rsidRPr="00F84A6B">
        <w:rPr>
          <w:color w:val="215E99" w:themeColor="text2" w:themeTint="BF"/>
          <w:sz w:val="24"/>
          <w:szCs w:val="24"/>
        </w:rPr>
        <w:t xml:space="preserve">keyword relevancies </w:t>
      </w:r>
    </w:p>
    <w:p w14:paraId="40A2A9C1" w14:textId="6D2169C4" w:rsidR="00C20456" w:rsidRPr="00F84A6B" w:rsidRDefault="00080DC0" w:rsidP="00C20456">
      <w:pPr>
        <w:pStyle w:val="ListParagraph"/>
        <w:numPr>
          <w:ilvl w:val="0"/>
          <w:numId w:val="6"/>
        </w:numPr>
        <w:rPr>
          <w:color w:val="215E99" w:themeColor="text2" w:themeTint="BF"/>
          <w:sz w:val="24"/>
          <w:szCs w:val="24"/>
        </w:rPr>
      </w:pPr>
      <w:r w:rsidRPr="00F84A6B">
        <w:rPr>
          <w:color w:val="215E99" w:themeColor="text2" w:themeTint="BF"/>
          <w:sz w:val="24"/>
          <w:szCs w:val="24"/>
        </w:rPr>
        <w:t>search visibility</w:t>
      </w:r>
    </w:p>
    <w:p w14:paraId="6FF5E795" w14:textId="67B4B339" w:rsidR="006332D0" w:rsidRPr="00F84A6B" w:rsidRDefault="00EB4723" w:rsidP="00F45838">
      <w:pPr>
        <w:rPr>
          <w:color w:val="0F4761" w:themeColor="accent1" w:themeShade="BF"/>
          <w:sz w:val="24"/>
          <w:szCs w:val="24"/>
        </w:rPr>
      </w:pPr>
      <w:r w:rsidRPr="00F84A6B">
        <w:rPr>
          <w:color w:val="215E99" w:themeColor="text2" w:themeTint="BF"/>
          <w:sz w:val="24"/>
          <w:szCs w:val="24"/>
        </w:rPr>
        <w:t xml:space="preserve">I have chosen the headline </w:t>
      </w:r>
      <w:r w:rsidR="006332D0" w:rsidRPr="00F84A6B">
        <w:rPr>
          <w:b/>
          <w:bCs/>
          <w:color w:val="45B0E1" w:themeColor="accent1" w:themeTint="99"/>
          <w:sz w:val="24"/>
          <w:szCs w:val="24"/>
        </w:rPr>
        <w:t>“Everything You Need to Know About Automobile Engineering”</w:t>
      </w:r>
      <w:r w:rsidR="001D0638" w:rsidRPr="00F84A6B">
        <w:rPr>
          <w:b/>
          <w:bCs/>
          <w:color w:val="45B0E1" w:themeColor="accent1" w:themeTint="99"/>
          <w:sz w:val="24"/>
          <w:szCs w:val="24"/>
        </w:rPr>
        <w:t>,</w:t>
      </w:r>
      <w:r w:rsidR="00F45838" w:rsidRPr="00F84A6B">
        <w:rPr>
          <w:b/>
          <w:bCs/>
          <w:color w:val="45B0E1" w:themeColor="accent1" w:themeTint="99"/>
          <w:sz w:val="24"/>
          <w:szCs w:val="24"/>
        </w:rPr>
        <w:t xml:space="preserve"> </w:t>
      </w:r>
      <w:r w:rsidR="00F45838" w:rsidRPr="00F84A6B">
        <w:rPr>
          <w:color w:val="0F4761" w:themeColor="accent1" w:themeShade="BF"/>
          <w:sz w:val="24"/>
          <w:szCs w:val="24"/>
        </w:rPr>
        <w:t>whi</w:t>
      </w:r>
      <w:r w:rsidR="00A16828" w:rsidRPr="00F84A6B">
        <w:rPr>
          <w:color w:val="0F4761" w:themeColor="accent1" w:themeShade="BF"/>
          <w:sz w:val="24"/>
          <w:szCs w:val="24"/>
        </w:rPr>
        <w:t xml:space="preserve">ch </w:t>
      </w:r>
      <w:proofErr w:type="spellStart"/>
      <w:r w:rsidR="000476BB" w:rsidRPr="00F84A6B">
        <w:rPr>
          <w:color w:val="0F4761" w:themeColor="accent1" w:themeShade="BF"/>
          <w:sz w:val="24"/>
          <w:szCs w:val="24"/>
        </w:rPr>
        <w:t>Ryrob</w:t>
      </w:r>
      <w:proofErr w:type="spellEnd"/>
      <w:r w:rsidR="001D0638" w:rsidRPr="00F84A6B">
        <w:rPr>
          <w:color w:val="0F4761" w:themeColor="accent1" w:themeShade="BF"/>
          <w:sz w:val="24"/>
          <w:szCs w:val="24"/>
        </w:rPr>
        <w:t xml:space="preserve"> </w:t>
      </w:r>
      <w:r w:rsidR="000476BB" w:rsidRPr="00F84A6B">
        <w:rPr>
          <w:color w:val="0F4761" w:themeColor="accent1" w:themeShade="BF"/>
          <w:sz w:val="24"/>
          <w:szCs w:val="24"/>
        </w:rPr>
        <w:t>has given a score of</w:t>
      </w:r>
      <w:r w:rsidR="00A16828" w:rsidRPr="00F84A6B">
        <w:rPr>
          <w:color w:val="0F4761" w:themeColor="accent1" w:themeShade="BF"/>
          <w:sz w:val="24"/>
          <w:szCs w:val="24"/>
        </w:rPr>
        <w:t xml:space="preserve"> </w:t>
      </w:r>
      <w:r w:rsidR="00D76E69" w:rsidRPr="00F84A6B">
        <w:rPr>
          <w:color w:val="0F4761" w:themeColor="accent1" w:themeShade="BF"/>
          <w:sz w:val="24"/>
          <w:szCs w:val="24"/>
        </w:rPr>
        <w:t>96</w:t>
      </w:r>
      <w:r w:rsidR="00934B71" w:rsidRPr="00F84A6B">
        <w:rPr>
          <w:color w:val="0F4761" w:themeColor="accent1" w:themeShade="BF"/>
          <w:sz w:val="24"/>
          <w:szCs w:val="24"/>
        </w:rPr>
        <w:t xml:space="preserve">. It will create a strong curiosity </w:t>
      </w:r>
      <w:r w:rsidR="00F94DB4" w:rsidRPr="00F84A6B">
        <w:rPr>
          <w:color w:val="0F4761" w:themeColor="accent1" w:themeShade="BF"/>
          <w:sz w:val="24"/>
          <w:szCs w:val="24"/>
        </w:rPr>
        <w:t>among the users</w:t>
      </w:r>
      <w:r w:rsidR="009C617E" w:rsidRPr="00F84A6B">
        <w:rPr>
          <w:color w:val="0F4761" w:themeColor="accent1" w:themeShade="BF"/>
          <w:sz w:val="24"/>
          <w:szCs w:val="24"/>
        </w:rPr>
        <w:t xml:space="preserve"> which will help in SEO and rankings.</w:t>
      </w:r>
    </w:p>
    <w:p w14:paraId="21331E5E" w14:textId="33A40386" w:rsidR="005E7C2E" w:rsidRPr="00F84A6B" w:rsidRDefault="005E7C2E" w:rsidP="00F45838">
      <w:pPr>
        <w:rPr>
          <w:color w:val="0F4761" w:themeColor="accent1" w:themeShade="BF"/>
          <w:sz w:val="48"/>
          <w:szCs w:val="48"/>
        </w:rPr>
      </w:pPr>
      <w:r w:rsidRPr="00F84A6B">
        <w:rPr>
          <w:color w:val="0F4761" w:themeColor="accent1" w:themeShade="BF"/>
          <w:sz w:val="48"/>
          <w:szCs w:val="48"/>
        </w:rPr>
        <w:t xml:space="preserve"> </w:t>
      </w:r>
      <w:r w:rsidR="00EF1CE7" w:rsidRPr="00F84A6B">
        <w:rPr>
          <w:color w:val="0F4761" w:themeColor="accent1" w:themeShade="BF"/>
          <w:sz w:val="48"/>
          <w:szCs w:val="48"/>
        </w:rPr>
        <w:t xml:space="preserve"> </w:t>
      </w:r>
      <w:r w:rsidR="00D76E69" w:rsidRPr="00F84A6B">
        <w:rPr>
          <w:noProof/>
          <w:color w:val="0F4761" w:themeColor="accent1" w:themeShade="BF"/>
          <w:sz w:val="48"/>
          <w:szCs w:val="48"/>
        </w:rPr>
        <w:drawing>
          <wp:inline distT="0" distB="0" distL="0" distR="0" wp14:anchorId="60FACCAA" wp14:editId="4D3A8641">
            <wp:extent cx="2743200" cy="2381250"/>
            <wp:effectExtent l="0" t="0" r="0" b="0"/>
            <wp:docPr id="133781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4487" name=""/>
                    <pic:cNvPicPr/>
                  </pic:nvPicPr>
                  <pic:blipFill>
                    <a:blip r:embed="rId9"/>
                    <a:stretch>
                      <a:fillRect/>
                    </a:stretch>
                  </pic:blipFill>
                  <pic:spPr>
                    <a:xfrm>
                      <a:off x="0" y="0"/>
                      <a:ext cx="2755627" cy="2392037"/>
                    </a:xfrm>
                    <a:prstGeom prst="rect">
                      <a:avLst/>
                    </a:prstGeom>
                  </pic:spPr>
                </pic:pic>
              </a:graphicData>
            </a:graphic>
          </wp:inline>
        </w:drawing>
      </w:r>
      <w:r w:rsidR="00C7697F" w:rsidRPr="00F84A6B">
        <w:rPr>
          <w:color w:val="0F4761" w:themeColor="accent1" w:themeShade="BF"/>
          <w:sz w:val="48"/>
          <w:szCs w:val="48"/>
        </w:rPr>
        <w:t xml:space="preserve">   </w:t>
      </w:r>
    </w:p>
    <w:p w14:paraId="5B90807C" w14:textId="7B5D8ED0" w:rsidR="005265DC" w:rsidRPr="00F84A6B" w:rsidRDefault="009F4BE0" w:rsidP="00EB4723">
      <w:pPr>
        <w:rPr>
          <w:b/>
          <w:bCs/>
          <w:color w:val="215E99" w:themeColor="text2" w:themeTint="BF"/>
          <w:sz w:val="36"/>
          <w:szCs w:val="36"/>
          <w:u w:val="single"/>
        </w:rPr>
      </w:pPr>
      <w:r w:rsidRPr="00F84A6B">
        <w:rPr>
          <w:b/>
          <w:bCs/>
          <w:color w:val="215E99" w:themeColor="text2" w:themeTint="BF"/>
          <w:sz w:val="36"/>
          <w:szCs w:val="36"/>
          <w:u w:val="single"/>
        </w:rPr>
        <w:lastRenderedPageBreak/>
        <w:t>S</w:t>
      </w:r>
      <w:r w:rsidR="009B5DE6" w:rsidRPr="00F84A6B">
        <w:rPr>
          <w:b/>
          <w:bCs/>
          <w:color w:val="215E99" w:themeColor="text2" w:themeTint="BF"/>
          <w:sz w:val="36"/>
          <w:szCs w:val="36"/>
          <w:u w:val="single"/>
        </w:rPr>
        <w:t>tep</w:t>
      </w:r>
      <w:r w:rsidRPr="00F84A6B">
        <w:rPr>
          <w:b/>
          <w:bCs/>
          <w:color w:val="215E99" w:themeColor="text2" w:themeTint="BF"/>
          <w:sz w:val="36"/>
          <w:szCs w:val="36"/>
          <w:u w:val="single"/>
        </w:rPr>
        <w:t>-2</w:t>
      </w:r>
    </w:p>
    <w:p w14:paraId="20EACA6B" w14:textId="714030DD" w:rsidR="009F4BE0" w:rsidRPr="00F84A6B" w:rsidRDefault="00ED7CA2" w:rsidP="00EB4723">
      <w:pPr>
        <w:rPr>
          <w:b/>
          <w:bCs/>
          <w:color w:val="215E99" w:themeColor="text2" w:themeTint="BF"/>
          <w:sz w:val="32"/>
          <w:szCs w:val="32"/>
        </w:rPr>
      </w:pPr>
      <w:r w:rsidRPr="00F84A6B">
        <w:rPr>
          <w:b/>
          <w:bCs/>
          <w:color w:val="215E99" w:themeColor="text2" w:themeTint="BF"/>
          <w:sz w:val="32"/>
          <w:szCs w:val="32"/>
        </w:rPr>
        <w:t xml:space="preserve">Keyword research and clustering with </w:t>
      </w:r>
      <w:r w:rsidR="00FA34B5" w:rsidRPr="00F84A6B">
        <w:rPr>
          <w:b/>
          <w:bCs/>
          <w:color w:val="215E99" w:themeColor="text2" w:themeTint="BF"/>
          <w:sz w:val="32"/>
          <w:szCs w:val="32"/>
        </w:rPr>
        <w:t>Google Keyword Planner</w:t>
      </w:r>
    </w:p>
    <w:tbl>
      <w:tblPr>
        <w:tblStyle w:val="TableGrid"/>
        <w:tblW w:w="0" w:type="auto"/>
        <w:tblLook w:val="04A0" w:firstRow="1" w:lastRow="0" w:firstColumn="1" w:lastColumn="0" w:noHBand="0" w:noVBand="1"/>
      </w:tblPr>
      <w:tblGrid>
        <w:gridCol w:w="911"/>
        <w:gridCol w:w="759"/>
        <w:gridCol w:w="671"/>
        <w:gridCol w:w="649"/>
        <w:gridCol w:w="941"/>
        <w:gridCol w:w="962"/>
        <w:gridCol w:w="624"/>
        <w:gridCol w:w="624"/>
        <w:gridCol w:w="870"/>
        <w:gridCol w:w="1091"/>
        <w:gridCol w:w="914"/>
      </w:tblGrid>
      <w:tr w:rsidR="008D070D" w:rsidRPr="00F84A6B" w14:paraId="25D8DF5E" w14:textId="77777777" w:rsidTr="00EE7E85">
        <w:trPr>
          <w:trHeight w:val="1007"/>
        </w:trPr>
        <w:tc>
          <w:tcPr>
            <w:tcW w:w="885" w:type="dxa"/>
            <w:shd w:val="clear" w:color="auto" w:fill="DAE9F7" w:themeFill="text2" w:themeFillTint="1A"/>
          </w:tcPr>
          <w:p w14:paraId="4D3097C6" w14:textId="1BD3F6D6"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Keyword</w:t>
            </w:r>
          </w:p>
        </w:tc>
        <w:tc>
          <w:tcPr>
            <w:tcW w:w="737" w:type="dxa"/>
            <w:shd w:val="clear" w:color="auto" w:fill="DAE9F7" w:themeFill="text2" w:themeFillTint="1A"/>
          </w:tcPr>
          <w:p w14:paraId="5C3B76CC" w14:textId="4D206E8D"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Avg. monthly searches</w:t>
            </w:r>
          </w:p>
        </w:tc>
        <w:tc>
          <w:tcPr>
            <w:tcW w:w="652" w:type="dxa"/>
            <w:shd w:val="clear" w:color="auto" w:fill="DAE9F7" w:themeFill="text2" w:themeFillTint="1A"/>
          </w:tcPr>
          <w:p w14:paraId="70495137" w14:textId="32F3F787"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Three months change</w:t>
            </w:r>
          </w:p>
        </w:tc>
        <w:tc>
          <w:tcPr>
            <w:tcW w:w="630" w:type="dxa"/>
            <w:shd w:val="clear" w:color="auto" w:fill="DAE9F7" w:themeFill="text2" w:themeFillTint="1A"/>
          </w:tcPr>
          <w:p w14:paraId="47BD9468" w14:textId="25CA50DF" w:rsidR="008D070D" w:rsidRPr="00F84A6B" w:rsidRDefault="008D070D" w:rsidP="00EB4723">
            <w:pPr>
              <w:rPr>
                <w:b/>
                <w:bCs/>
                <w:color w:val="215E99" w:themeColor="text2" w:themeTint="BF"/>
                <w:sz w:val="16"/>
                <w:szCs w:val="16"/>
              </w:rPr>
            </w:pPr>
            <w:proofErr w:type="spellStart"/>
            <w:r w:rsidRPr="00F84A6B">
              <w:rPr>
                <w:b/>
                <w:bCs/>
                <w:color w:val="215E99" w:themeColor="text2" w:themeTint="BF"/>
                <w:sz w:val="16"/>
                <w:szCs w:val="16"/>
              </w:rPr>
              <w:t>yoy</w:t>
            </w:r>
            <w:proofErr w:type="spellEnd"/>
            <w:r w:rsidRPr="00F84A6B">
              <w:rPr>
                <w:b/>
                <w:bCs/>
                <w:color w:val="215E99" w:themeColor="text2" w:themeTint="BF"/>
                <w:sz w:val="16"/>
                <w:szCs w:val="16"/>
              </w:rPr>
              <w:t xml:space="preserve"> change</w:t>
            </w:r>
          </w:p>
        </w:tc>
        <w:tc>
          <w:tcPr>
            <w:tcW w:w="914" w:type="dxa"/>
            <w:shd w:val="clear" w:color="auto" w:fill="DAE9F7" w:themeFill="text2" w:themeFillTint="1A"/>
          </w:tcPr>
          <w:p w14:paraId="4EF32323" w14:textId="6F42EABB"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competition</w:t>
            </w:r>
          </w:p>
        </w:tc>
        <w:tc>
          <w:tcPr>
            <w:tcW w:w="935" w:type="dxa"/>
            <w:shd w:val="clear" w:color="auto" w:fill="DAE9F7" w:themeFill="text2" w:themeFillTint="1A"/>
          </w:tcPr>
          <w:p w14:paraId="44545D46" w14:textId="3C9DFA83"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Competition</w:t>
            </w:r>
          </w:p>
          <w:p w14:paraId="6097C8E2" w14:textId="754BD5D0"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(Index value)</w:t>
            </w:r>
          </w:p>
        </w:tc>
        <w:tc>
          <w:tcPr>
            <w:tcW w:w="606" w:type="dxa"/>
            <w:shd w:val="clear" w:color="auto" w:fill="DAE9F7" w:themeFill="text2" w:themeFillTint="1A"/>
          </w:tcPr>
          <w:p w14:paraId="3A0277C5" w14:textId="1BBE49BF"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Top page value (low Range)</w:t>
            </w:r>
          </w:p>
        </w:tc>
        <w:tc>
          <w:tcPr>
            <w:tcW w:w="606" w:type="dxa"/>
            <w:shd w:val="clear" w:color="auto" w:fill="DAE9F7" w:themeFill="text2" w:themeFillTint="1A"/>
          </w:tcPr>
          <w:p w14:paraId="3FE53D65" w14:textId="75F2B251"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Top page value (</w:t>
            </w:r>
            <w:r w:rsidR="005A0383" w:rsidRPr="00F84A6B">
              <w:rPr>
                <w:b/>
                <w:bCs/>
                <w:color w:val="215E99" w:themeColor="text2" w:themeTint="BF"/>
                <w:sz w:val="16"/>
                <w:szCs w:val="16"/>
              </w:rPr>
              <w:t>high</w:t>
            </w:r>
            <w:r w:rsidRPr="00F84A6B">
              <w:rPr>
                <w:b/>
                <w:bCs/>
                <w:color w:val="215E99" w:themeColor="text2" w:themeTint="BF"/>
                <w:sz w:val="16"/>
                <w:szCs w:val="16"/>
              </w:rPr>
              <w:t xml:space="preserve"> Range</w:t>
            </w:r>
            <w:r w:rsidR="005A0383" w:rsidRPr="00F84A6B">
              <w:rPr>
                <w:b/>
                <w:bCs/>
                <w:color w:val="215E99" w:themeColor="text2" w:themeTint="BF"/>
                <w:sz w:val="16"/>
                <w:szCs w:val="16"/>
              </w:rPr>
              <w:t>)</w:t>
            </w:r>
          </w:p>
        </w:tc>
        <w:tc>
          <w:tcPr>
            <w:tcW w:w="845" w:type="dxa"/>
            <w:shd w:val="clear" w:color="auto" w:fill="DAE9F7" w:themeFill="text2" w:themeFillTint="1A"/>
          </w:tcPr>
          <w:p w14:paraId="0BB9891A" w14:textId="0B7919F3"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Keyword type</w:t>
            </w:r>
          </w:p>
        </w:tc>
        <w:tc>
          <w:tcPr>
            <w:tcW w:w="1060" w:type="dxa"/>
            <w:shd w:val="clear" w:color="auto" w:fill="DAE9F7" w:themeFill="text2" w:themeFillTint="1A"/>
          </w:tcPr>
          <w:p w14:paraId="67CD5753" w14:textId="14B73782"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Search Intent</w:t>
            </w:r>
          </w:p>
        </w:tc>
        <w:tc>
          <w:tcPr>
            <w:tcW w:w="888" w:type="dxa"/>
            <w:shd w:val="clear" w:color="auto" w:fill="DAE9F7" w:themeFill="text2" w:themeFillTint="1A"/>
          </w:tcPr>
          <w:p w14:paraId="4B9C03C9" w14:textId="76A7B1CC" w:rsidR="008D070D" w:rsidRPr="00F84A6B" w:rsidRDefault="008D070D" w:rsidP="00EB4723">
            <w:pPr>
              <w:rPr>
                <w:b/>
                <w:bCs/>
                <w:color w:val="215E99" w:themeColor="text2" w:themeTint="BF"/>
                <w:sz w:val="16"/>
                <w:szCs w:val="16"/>
              </w:rPr>
            </w:pPr>
            <w:r w:rsidRPr="00F84A6B">
              <w:rPr>
                <w:b/>
                <w:bCs/>
                <w:color w:val="215E99" w:themeColor="text2" w:themeTint="BF"/>
                <w:sz w:val="16"/>
                <w:szCs w:val="16"/>
              </w:rPr>
              <w:t>Cluster name</w:t>
            </w:r>
          </w:p>
        </w:tc>
      </w:tr>
      <w:tr w:rsidR="008D070D" w:rsidRPr="00F84A6B" w14:paraId="4D7ABD54" w14:textId="77777777" w:rsidTr="00EE7E85">
        <w:trPr>
          <w:trHeight w:val="844"/>
        </w:trPr>
        <w:tc>
          <w:tcPr>
            <w:tcW w:w="885" w:type="dxa"/>
            <w:shd w:val="clear" w:color="auto" w:fill="FAE2D5" w:themeFill="accent2" w:themeFillTint="33"/>
          </w:tcPr>
          <w:p w14:paraId="0BFDE7E7" w14:textId="2F7ED7C2" w:rsidR="008D070D" w:rsidRPr="00F84A6B" w:rsidRDefault="008D070D" w:rsidP="00C45EE8">
            <w:pPr>
              <w:jc w:val="center"/>
              <w:rPr>
                <w:b/>
                <w:bCs/>
                <w:color w:val="215E99" w:themeColor="text2" w:themeTint="BF"/>
                <w:sz w:val="16"/>
                <w:szCs w:val="16"/>
              </w:rPr>
            </w:pPr>
            <w:r w:rsidRPr="00F84A6B">
              <w:rPr>
                <w:b/>
                <w:bCs/>
                <w:color w:val="215E99" w:themeColor="text2" w:themeTint="BF"/>
                <w:sz w:val="16"/>
                <w:szCs w:val="16"/>
              </w:rPr>
              <w:t>automobile engineering</w:t>
            </w:r>
          </w:p>
        </w:tc>
        <w:tc>
          <w:tcPr>
            <w:tcW w:w="737" w:type="dxa"/>
            <w:shd w:val="clear" w:color="auto" w:fill="FAE2D5" w:themeFill="accent2" w:themeFillTint="33"/>
          </w:tcPr>
          <w:p w14:paraId="26B638B9" w14:textId="028B8E44" w:rsidR="008D070D" w:rsidRPr="00F84A6B" w:rsidRDefault="008D070D" w:rsidP="00C45EE8">
            <w:pPr>
              <w:jc w:val="center"/>
              <w:rPr>
                <w:b/>
                <w:bCs/>
                <w:color w:val="215E99" w:themeColor="text2" w:themeTint="BF"/>
                <w:sz w:val="16"/>
                <w:szCs w:val="16"/>
              </w:rPr>
            </w:pPr>
            <w:r w:rsidRPr="00F84A6B">
              <w:rPr>
                <w:b/>
                <w:bCs/>
                <w:color w:val="215E99" w:themeColor="text2" w:themeTint="BF"/>
                <w:sz w:val="16"/>
                <w:szCs w:val="16"/>
              </w:rPr>
              <w:t>10K – 100K</w:t>
            </w:r>
          </w:p>
        </w:tc>
        <w:tc>
          <w:tcPr>
            <w:tcW w:w="652" w:type="dxa"/>
            <w:shd w:val="clear" w:color="auto" w:fill="FAE2D5" w:themeFill="accent2" w:themeFillTint="33"/>
          </w:tcPr>
          <w:p w14:paraId="37AAE6B3" w14:textId="527506F7" w:rsidR="008D070D" w:rsidRPr="00F84A6B" w:rsidRDefault="008D070D" w:rsidP="00C45EE8">
            <w:pPr>
              <w:jc w:val="center"/>
              <w:rPr>
                <w:b/>
                <w:bCs/>
                <w:color w:val="215E99" w:themeColor="text2" w:themeTint="BF"/>
                <w:sz w:val="16"/>
                <w:szCs w:val="16"/>
              </w:rPr>
            </w:pPr>
            <w:r w:rsidRPr="00F84A6B">
              <w:rPr>
                <w:b/>
                <w:bCs/>
                <w:color w:val="215E99" w:themeColor="text2" w:themeTint="BF"/>
                <w:sz w:val="16"/>
                <w:szCs w:val="16"/>
              </w:rPr>
              <w:t>0</w:t>
            </w:r>
          </w:p>
        </w:tc>
        <w:tc>
          <w:tcPr>
            <w:tcW w:w="630" w:type="dxa"/>
            <w:shd w:val="clear" w:color="auto" w:fill="FAE2D5" w:themeFill="accent2" w:themeFillTint="33"/>
          </w:tcPr>
          <w:p w14:paraId="32614489" w14:textId="3711E5A9" w:rsidR="008D070D" w:rsidRPr="00F84A6B" w:rsidRDefault="008D070D" w:rsidP="00C45EE8">
            <w:pPr>
              <w:jc w:val="center"/>
              <w:rPr>
                <w:b/>
                <w:bCs/>
                <w:color w:val="215E99" w:themeColor="text2" w:themeTint="BF"/>
                <w:sz w:val="32"/>
                <w:szCs w:val="32"/>
              </w:rPr>
            </w:pPr>
            <w:r w:rsidRPr="00F84A6B">
              <w:rPr>
                <w:b/>
                <w:bCs/>
                <w:color w:val="215E99" w:themeColor="text2" w:themeTint="BF"/>
                <w:sz w:val="16"/>
                <w:szCs w:val="16"/>
              </w:rPr>
              <w:t>0</w:t>
            </w:r>
          </w:p>
        </w:tc>
        <w:tc>
          <w:tcPr>
            <w:tcW w:w="914" w:type="dxa"/>
            <w:shd w:val="clear" w:color="auto" w:fill="FAE2D5" w:themeFill="accent2" w:themeFillTint="33"/>
          </w:tcPr>
          <w:p w14:paraId="588EF7A3" w14:textId="4AADBF4F" w:rsidR="008D070D" w:rsidRPr="00F84A6B" w:rsidRDefault="008D070D" w:rsidP="00C45EE8">
            <w:pPr>
              <w:jc w:val="center"/>
              <w:rPr>
                <w:b/>
                <w:bCs/>
                <w:color w:val="215E99" w:themeColor="text2" w:themeTint="BF"/>
                <w:sz w:val="16"/>
                <w:szCs w:val="16"/>
              </w:rPr>
            </w:pPr>
            <w:r w:rsidRPr="00F84A6B">
              <w:rPr>
                <w:b/>
                <w:bCs/>
                <w:color w:val="215E99" w:themeColor="text2" w:themeTint="BF"/>
                <w:sz w:val="16"/>
                <w:szCs w:val="16"/>
              </w:rPr>
              <w:t>Low</w:t>
            </w:r>
          </w:p>
        </w:tc>
        <w:tc>
          <w:tcPr>
            <w:tcW w:w="935" w:type="dxa"/>
            <w:shd w:val="clear" w:color="auto" w:fill="FAE2D5" w:themeFill="accent2" w:themeFillTint="33"/>
          </w:tcPr>
          <w:p w14:paraId="7FBF0712" w14:textId="57D06EF9" w:rsidR="008D070D" w:rsidRPr="00F84A6B" w:rsidRDefault="008D070D" w:rsidP="00C45EE8">
            <w:pPr>
              <w:jc w:val="center"/>
              <w:rPr>
                <w:b/>
                <w:bCs/>
                <w:color w:val="215E99" w:themeColor="text2" w:themeTint="BF"/>
                <w:sz w:val="16"/>
                <w:szCs w:val="16"/>
              </w:rPr>
            </w:pPr>
            <w:r w:rsidRPr="00F84A6B">
              <w:rPr>
                <w:b/>
                <w:bCs/>
                <w:color w:val="215E99" w:themeColor="text2" w:themeTint="BF"/>
                <w:sz w:val="16"/>
                <w:szCs w:val="16"/>
              </w:rPr>
              <w:t>4</w:t>
            </w:r>
          </w:p>
        </w:tc>
        <w:tc>
          <w:tcPr>
            <w:tcW w:w="606" w:type="dxa"/>
            <w:shd w:val="clear" w:color="auto" w:fill="FAE2D5" w:themeFill="accent2" w:themeFillTint="33"/>
          </w:tcPr>
          <w:p w14:paraId="5E7F3C17" w14:textId="49705ED3" w:rsidR="008D070D" w:rsidRPr="00F84A6B" w:rsidRDefault="008D070D" w:rsidP="00C45EE8">
            <w:pPr>
              <w:jc w:val="center"/>
              <w:rPr>
                <w:b/>
                <w:bCs/>
                <w:color w:val="215E99" w:themeColor="text2" w:themeTint="BF"/>
                <w:sz w:val="16"/>
                <w:szCs w:val="16"/>
              </w:rPr>
            </w:pPr>
            <w:r w:rsidRPr="00F84A6B">
              <w:rPr>
                <w:b/>
                <w:bCs/>
                <w:color w:val="215E99" w:themeColor="text2" w:themeTint="BF"/>
                <w:sz w:val="16"/>
                <w:szCs w:val="16"/>
              </w:rPr>
              <w:t>₹25.33</w:t>
            </w:r>
          </w:p>
        </w:tc>
        <w:tc>
          <w:tcPr>
            <w:tcW w:w="606" w:type="dxa"/>
            <w:shd w:val="clear" w:color="auto" w:fill="FAE2D5" w:themeFill="accent2" w:themeFillTint="33"/>
          </w:tcPr>
          <w:p w14:paraId="7FB5DBA8" w14:textId="77A091EA" w:rsidR="008D070D" w:rsidRPr="00F84A6B" w:rsidRDefault="00E84142" w:rsidP="00C45EE8">
            <w:pPr>
              <w:jc w:val="center"/>
              <w:rPr>
                <w:b/>
                <w:bCs/>
                <w:color w:val="215E99" w:themeColor="text2" w:themeTint="BF"/>
                <w:sz w:val="16"/>
                <w:szCs w:val="16"/>
              </w:rPr>
            </w:pPr>
            <w:r w:rsidRPr="00F84A6B">
              <w:rPr>
                <w:b/>
                <w:bCs/>
                <w:color w:val="215E99" w:themeColor="text2" w:themeTint="BF"/>
                <w:sz w:val="16"/>
                <w:szCs w:val="16"/>
              </w:rPr>
              <w:t>85.23</w:t>
            </w:r>
          </w:p>
        </w:tc>
        <w:tc>
          <w:tcPr>
            <w:tcW w:w="845" w:type="dxa"/>
            <w:shd w:val="clear" w:color="auto" w:fill="FAE2D5" w:themeFill="accent2" w:themeFillTint="33"/>
          </w:tcPr>
          <w:p w14:paraId="5231369D" w14:textId="48AFAE77" w:rsidR="008D070D" w:rsidRPr="00F84A6B" w:rsidRDefault="0077218D" w:rsidP="00C45EE8">
            <w:pPr>
              <w:jc w:val="center"/>
              <w:rPr>
                <w:b/>
                <w:bCs/>
                <w:color w:val="215E99" w:themeColor="text2" w:themeTint="BF"/>
                <w:sz w:val="16"/>
                <w:szCs w:val="16"/>
              </w:rPr>
            </w:pPr>
            <w:r w:rsidRPr="00F84A6B">
              <w:rPr>
                <w:b/>
                <w:bCs/>
                <w:color w:val="215E99" w:themeColor="text2" w:themeTint="BF"/>
                <w:sz w:val="16"/>
                <w:szCs w:val="16"/>
              </w:rPr>
              <w:t>Focus keyword</w:t>
            </w:r>
          </w:p>
        </w:tc>
        <w:tc>
          <w:tcPr>
            <w:tcW w:w="1060" w:type="dxa"/>
            <w:shd w:val="clear" w:color="auto" w:fill="FAE2D5" w:themeFill="accent2" w:themeFillTint="33"/>
          </w:tcPr>
          <w:p w14:paraId="45091354" w14:textId="02442E1E" w:rsidR="008D070D" w:rsidRPr="00F84A6B" w:rsidRDefault="006F1428" w:rsidP="00C45EE8">
            <w:pPr>
              <w:jc w:val="center"/>
              <w:rPr>
                <w:b/>
                <w:bCs/>
                <w:color w:val="215E99" w:themeColor="text2" w:themeTint="BF"/>
                <w:sz w:val="16"/>
                <w:szCs w:val="16"/>
              </w:rPr>
            </w:pPr>
            <w:r w:rsidRPr="00F84A6B">
              <w:rPr>
                <w:b/>
                <w:bCs/>
                <w:color w:val="215E99" w:themeColor="text2" w:themeTint="BF"/>
                <w:sz w:val="16"/>
                <w:szCs w:val="16"/>
              </w:rPr>
              <w:t>Informational</w:t>
            </w:r>
          </w:p>
        </w:tc>
        <w:tc>
          <w:tcPr>
            <w:tcW w:w="888" w:type="dxa"/>
            <w:shd w:val="clear" w:color="auto" w:fill="FAE2D5" w:themeFill="accent2" w:themeFillTint="33"/>
          </w:tcPr>
          <w:p w14:paraId="083765BF" w14:textId="2B93D583" w:rsidR="008D070D" w:rsidRPr="00F84A6B" w:rsidRDefault="00376E30" w:rsidP="00C45EE8">
            <w:pPr>
              <w:jc w:val="center"/>
              <w:rPr>
                <w:b/>
                <w:bCs/>
                <w:color w:val="215E99" w:themeColor="text2" w:themeTint="BF"/>
                <w:sz w:val="16"/>
                <w:szCs w:val="16"/>
              </w:rPr>
            </w:pPr>
            <w:r w:rsidRPr="00F84A6B">
              <w:rPr>
                <w:b/>
                <w:bCs/>
                <w:color w:val="215E99" w:themeColor="text2" w:themeTint="BF"/>
                <w:sz w:val="16"/>
                <w:szCs w:val="16"/>
              </w:rPr>
              <w:t>Automobile Engineering Overview</w:t>
            </w:r>
          </w:p>
        </w:tc>
      </w:tr>
      <w:tr w:rsidR="008D070D" w:rsidRPr="00F84A6B" w14:paraId="6CB58D51" w14:textId="77777777" w:rsidTr="00EE7E85">
        <w:trPr>
          <w:trHeight w:val="1007"/>
        </w:trPr>
        <w:tc>
          <w:tcPr>
            <w:tcW w:w="885" w:type="dxa"/>
            <w:shd w:val="clear" w:color="auto" w:fill="FAE2D5" w:themeFill="accent2" w:themeFillTint="33"/>
          </w:tcPr>
          <w:p w14:paraId="32A56277" w14:textId="77777777" w:rsidR="008D070D" w:rsidRPr="00F84A6B" w:rsidRDefault="008D070D" w:rsidP="00C45EE8">
            <w:pPr>
              <w:jc w:val="center"/>
              <w:rPr>
                <w:b/>
                <w:bCs/>
                <w:color w:val="215E99" w:themeColor="text2" w:themeTint="BF"/>
                <w:sz w:val="16"/>
                <w:szCs w:val="16"/>
              </w:rPr>
            </w:pPr>
            <w:r w:rsidRPr="00F84A6B">
              <w:rPr>
                <w:b/>
                <w:bCs/>
                <w:color w:val="215E99" w:themeColor="text2" w:themeTint="BF"/>
                <w:sz w:val="16"/>
                <w:szCs w:val="16"/>
              </w:rPr>
              <w:t>Diploma automobile engineering</w:t>
            </w:r>
          </w:p>
          <w:p w14:paraId="78BE2F4E" w14:textId="77777777" w:rsidR="008D070D" w:rsidRPr="00F84A6B" w:rsidRDefault="008D070D" w:rsidP="00C45EE8">
            <w:pPr>
              <w:jc w:val="center"/>
              <w:rPr>
                <w:b/>
                <w:bCs/>
                <w:color w:val="215E99" w:themeColor="text2" w:themeTint="BF"/>
                <w:sz w:val="16"/>
                <w:szCs w:val="16"/>
              </w:rPr>
            </w:pPr>
          </w:p>
        </w:tc>
        <w:tc>
          <w:tcPr>
            <w:tcW w:w="737" w:type="dxa"/>
            <w:shd w:val="clear" w:color="auto" w:fill="FAE2D5" w:themeFill="accent2" w:themeFillTint="33"/>
          </w:tcPr>
          <w:p w14:paraId="3329C3D7" w14:textId="3659A65E" w:rsidR="008D070D" w:rsidRPr="00F84A6B" w:rsidRDefault="00AE2B53" w:rsidP="00C45EE8">
            <w:pPr>
              <w:jc w:val="center"/>
              <w:rPr>
                <w:b/>
                <w:bCs/>
                <w:color w:val="215E99" w:themeColor="text2" w:themeTint="BF"/>
                <w:sz w:val="16"/>
                <w:szCs w:val="16"/>
              </w:rPr>
            </w:pPr>
            <w:r w:rsidRPr="00F84A6B">
              <w:rPr>
                <w:b/>
                <w:bCs/>
                <w:color w:val="215E99" w:themeColor="text2" w:themeTint="BF"/>
                <w:sz w:val="16"/>
                <w:szCs w:val="16"/>
              </w:rPr>
              <w:t>1K – 10K</w:t>
            </w:r>
          </w:p>
        </w:tc>
        <w:tc>
          <w:tcPr>
            <w:tcW w:w="652" w:type="dxa"/>
            <w:shd w:val="clear" w:color="auto" w:fill="FAE2D5" w:themeFill="accent2" w:themeFillTint="33"/>
          </w:tcPr>
          <w:p w14:paraId="644AD65C" w14:textId="5997B3A7" w:rsidR="008D070D" w:rsidRPr="00F84A6B" w:rsidRDefault="00E90D10" w:rsidP="00C45EE8">
            <w:pPr>
              <w:jc w:val="center"/>
              <w:rPr>
                <w:b/>
                <w:bCs/>
                <w:color w:val="215E99" w:themeColor="text2" w:themeTint="BF"/>
                <w:sz w:val="16"/>
                <w:szCs w:val="16"/>
              </w:rPr>
            </w:pPr>
            <w:r w:rsidRPr="00F84A6B">
              <w:rPr>
                <w:b/>
                <w:bCs/>
                <w:color w:val="215E99" w:themeColor="text2" w:themeTint="BF"/>
                <w:sz w:val="16"/>
                <w:szCs w:val="16"/>
              </w:rPr>
              <w:t>0</w:t>
            </w:r>
          </w:p>
        </w:tc>
        <w:tc>
          <w:tcPr>
            <w:tcW w:w="630" w:type="dxa"/>
            <w:shd w:val="clear" w:color="auto" w:fill="FAE2D5" w:themeFill="accent2" w:themeFillTint="33"/>
          </w:tcPr>
          <w:p w14:paraId="260E7DA9" w14:textId="3F0B25EC" w:rsidR="008D070D" w:rsidRPr="00F84A6B" w:rsidRDefault="00E90D10" w:rsidP="00C45EE8">
            <w:pPr>
              <w:jc w:val="center"/>
              <w:rPr>
                <w:b/>
                <w:bCs/>
                <w:color w:val="215E99" w:themeColor="text2" w:themeTint="BF"/>
                <w:sz w:val="16"/>
                <w:szCs w:val="16"/>
              </w:rPr>
            </w:pPr>
            <w:r w:rsidRPr="00F84A6B">
              <w:rPr>
                <w:b/>
                <w:bCs/>
                <w:color w:val="215E99" w:themeColor="text2" w:themeTint="BF"/>
                <w:sz w:val="16"/>
                <w:szCs w:val="16"/>
              </w:rPr>
              <w:t>0</w:t>
            </w:r>
          </w:p>
        </w:tc>
        <w:tc>
          <w:tcPr>
            <w:tcW w:w="914" w:type="dxa"/>
            <w:shd w:val="clear" w:color="auto" w:fill="FAE2D5" w:themeFill="accent2" w:themeFillTint="33"/>
          </w:tcPr>
          <w:p w14:paraId="14F78800" w14:textId="39F68442" w:rsidR="008D070D" w:rsidRPr="00F84A6B" w:rsidRDefault="00E90D10" w:rsidP="00C45EE8">
            <w:pPr>
              <w:jc w:val="center"/>
              <w:rPr>
                <w:b/>
                <w:bCs/>
                <w:color w:val="215E99" w:themeColor="text2" w:themeTint="BF"/>
                <w:sz w:val="32"/>
                <w:szCs w:val="32"/>
              </w:rPr>
            </w:pPr>
            <w:r w:rsidRPr="00F84A6B">
              <w:rPr>
                <w:b/>
                <w:bCs/>
                <w:color w:val="215E99" w:themeColor="text2" w:themeTint="BF"/>
                <w:sz w:val="16"/>
                <w:szCs w:val="16"/>
              </w:rPr>
              <w:t>Low</w:t>
            </w:r>
          </w:p>
        </w:tc>
        <w:tc>
          <w:tcPr>
            <w:tcW w:w="935" w:type="dxa"/>
            <w:shd w:val="clear" w:color="auto" w:fill="FAE2D5" w:themeFill="accent2" w:themeFillTint="33"/>
          </w:tcPr>
          <w:p w14:paraId="7729260A" w14:textId="6A8D8F1F" w:rsidR="008D070D" w:rsidRPr="00F84A6B" w:rsidRDefault="00CD38A6" w:rsidP="00C45EE8">
            <w:pPr>
              <w:jc w:val="center"/>
              <w:rPr>
                <w:b/>
                <w:bCs/>
                <w:color w:val="215E99" w:themeColor="text2" w:themeTint="BF"/>
                <w:sz w:val="16"/>
                <w:szCs w:val="16"/>
              </w:rPr>
            </w:pPr>
            <w:r w:rsidRPr="00F84A6B">
              <w:rPr>
                <w:b/>
                <w:bCs/>
                <w:color w:val="215E99" w:themeColor="text2" w:themeTint="BF"/>
                <w:sz w:val="16"/>
                <w:szCs w:val="16"/>
              </w:rPr>
              <w:t>5</w:t>
            </w:r>
          </w:p>
        </w:tc>
        <w:tc>
          <w:tcPr>
            <w:tcW w:w="606" w:type="dxa"/>
            <w:shd w:val="clear" w:color="auto" w:fill="FAE2D5" w:themeFill="accent2" w:themeFillTint="33"/>
          </w:tcPr>
          <w:p w14:paraId="00A536C3" w14:textId="0B470AFE" w:rsidR="008D070D" w:rsidRPr="00F84A6B" w:rsidRDefault="00E14A47" w:rsidP="00C45EE8">
            <w:pPr>
              <w:jc w:val="center"/>
              <w:rPr>
                <w:b/>
                <w:bCs/>
                <w:color w:val="215E99" w:themeColor="text2" w:themeTint="BF"/>
                <w:sz w:val="16"/>
                <w:szCs w:val="16"/>
              </w:rPr>
            </w:pPr>
            <w:r w:rsidRPr="00F84A6B">
              <w:rPr>
                <w:b/>
                <w:bCs/>
                <w:color w:val="215E99" w:themeColor="text2" w:themeTint="BF"/>
                <w:sz w:val="16"/>
                <w:szCs w:val="16"/>
              </w:rPr>
              <w:t>₹24.06</w:t>
            </w:r>
          </w:p>
        </w:tc>
        <w:tc>
          <w:tcPr>
            <w:tcW w:w="606" w:type="dxa"/>
            <w:shd w:val="clear" w:color="auto" w:fill="FAE2D5" w:themeFill="accent2" w:themeFillTint="33"/>
          </w:tcPr>
          <w:p w14:paraId="07A5DEF8" w14:textId="73192364" w:rsidR="008D070D" w:rsidRPr="00F84A6B" w:rsidRDefault="004B42D3" w:rsidP="00C45EE8">
            <w:pPr>
              <w:jc w:val="center"/>
              <w:rPr>
                <w:b/>
                <w:bCs/>
                <w:color w:val="215E99" w:themeColor="text2" w:themeTint="BF"/>
                <w:sz w:val="16"/>
                <w:szCs w:val="16"/>
              </w:rPr>
            </w:pPr>
            <w:r w:rsidRPr="00F84A6B">
              <w:rPr>
                <w:b/>
                <w:bCs/>
                <w:color w:val="215E99" w:themeColor="text2" w:themeTint="BF"/>
                <w:sz w:val="16"/>
                <w:szCs w:val="16"/>
              </w:rPr>
              <w:t>₹99.88</w:t>
            </w:r>
          </w:p>
        </w:tc>
        <w:tc>
          <w:tcPr>
            <w:tcW w:w="845" w:type="dxa"/>
            <w:shd w:val="clear" w:color="auto" w:fill="FAE2D5" w:themeFill="accent2" w:themeFillTint="33"/>
          </w:tcPr>
          <w:p w14:paraId="5D328452" w14:textId="00D334AC" w:rsidR="008D070D" w:rsidRPr="00F84A6B" w:rsidRDefault="00CB3807" w:rsidP="00C45EE8">
            <w:pPr>
              <w:jc w:val="center"/>
              <w:rPr>
                <w:b/>
                <w:bCs/>
                <w:color w:val="215E99" w:themeColor="text2" w:themeTint="BF"/>
                <w:sz w:val="16"/>
                <w:szCs w:val="16"/>
              </w:rPr>
            </w:pPr>
            <w:r w:rsidRPr="00F84A6B">
              <w:rPr>
                <w:b/>
                <w:bCs/>
                <w:color w:val="215E99" w:themeColor="text2" w:themeTint="BF"/>
                <w:sz w:val="16"/>
                <w:szCs w:val="16"/>
              </w:rPr>
              <w:t>Supporting keywords</w:t>
            </w:r>
          </w:p>
        </w:tc>
        <w:tc>
          <w:tcPr>
            <w:tcW w:w="1060" w:type="dxa"/>
            <w:shd w:val="clear" w:color="auto" w:fill="FAE2D5" w:themeFill="accent2" w:themeFillTint="33"/>
          </w:tcPr>
          <w:p w14:paraId="760B2171" w14:textId="76BCBEF6" w:rsidR="008D070D" w:rsidRPr="00F84A6B" w:rsidRDefault="006F1428" w:rsidP="00C45EE8">
            <w:pPr>
              <w:jc w:val="center"/>
              <w:rPr>
                <w:b/>
                <w:bCs/>
                <w:color w:val="215E99" w:themeColor="text2" w:themeTint="BF"/>
                <w:sz w:val="32"/>
                <w:szCs w:val="32"/>
              </w:rPr>
            </w:pPr>
            <w:r w:rsidRPr="00F84A6B">
              <w:rPr>
                <w:b/>
                <w:bCs/>
                <w:color w:val="215E99" w:themeColor="text2" w:themeTint="BF"/>
                <w:sz w:val="16"/>
                <w:szCs w:val="16"/>
              </w:rPr>
              <w:t>Informational</w:t>
            </w:r>
          </w:p>
        </w:tc>
        <w:tc>
          <w:tcPr>
            <w:tcW w:w="888" w:type="dxa"/>
            <w:shd w:val="clear" w:color="auto" w:fill="FAE2D5" w:themeFill="accent2" w:themeFillTint="33"/>
          </w:tcPr>
          <w:p w14:paraId="240EE7AF" w14:textId="47A5AADC" w:rsidR="008D070D" w:rsidRPr="00F84A6B" w:rsidRDefault="00826D04" w:rsidP="00C45EE8">
            <w:pPr>
              <w:jc w:val="center"/>
              <w:rPr>
                <w:b/>
                <w:bCs/>
                <w:color w:val="215E99" w:themeColor="text2" w:themeTint="BF"/>
                <w:sz w:val="16"/>
                <w:szCs w:val="16"/>
              </w:rPr>
            </w:pPr>
            <w:r w:rsidRPr="00F84A6B">
              <w:rPr>
                <w:b/>
                <w:bCs/>
                <w:color w:val="215E99" w:themeColor="text2" w:themeTint="BF"/>
                <w:sz w:val="16"/>
                <w:szCs w:val="16"/>
              </w:rPr>
              <w:t>Diploma in Automobile Engineering</w:t>
            </w:r>
          </w:p>
        </w:tc>
      </w:tr>
      <w:tr w:rsidR="008D070D" w:rsidRPr="00F84A6B" w14:paraId="5CA255C8" w14:textId="77777777" w:rsidTr="00EE7E85">
        <w:trPr>
          <w:trHeight w:val="1179"/>
        </w:trPr>
        <w:tc>
          <w:tcPr>
            <w:tcW w:w="885" w:type="dxa"/>
            <w:shd w:val="clear" w:color="auto" w:fill="FAE2D5" w:themeFill="accent2" w:themeFillTint="33"/>
          </w:tcPr>
          <w:p w14:paraId="7C8E388D" w14:textId="77777777" w:rsidR="008D070D" w:rsidRPr="00F84A6B" w:rsidRDefault="008D070D" w:rsidP="00C45EE8">
            <w:pPr>
              <w:jc w:val="center"/>
              <w:rPr>
                <w:b/>
                <w:bCs/>
                <w:color w:val="215E99" w:themeColor="text2" w:themeTint="BF"/>
                <w:sz w:val="16"/>
                <w:szCs w:val="16"/>
              </w:rPr>
            </w:pPr>
            <w:r w:rsidRPr="00F84A6B">
              <w:rPr>
                <w:b/>
                <w:bCs/>
                <w:color w:val="215E99" w:themeColor="text2" w:themeTint="BF"/>
                <w:sz w:val="16"/>
                <w:szCs w:val="16"/>
              </w:rPr>
              <w:t>Mechanical engineering automobile</w:t>
            </w:r>
          </w:p>
          <w:p w14:paraId="0BFB5870" w14:textId="77777777" w:rsidR="008D070D" w:rsidRPr="00F84A6B" w:rsidRDefault="008D070D" w:rsidP="00C45EE8">
            <w:pPr>
              <w:jc w:val="center"/>
              <w:rPr>
                <w:b/>
                <w:bCs/>
                <w:color w:val="215E99" w:themeColor="text2" w:themeTint="BF"/>
                <w:sz w:val="16"/>
                <w:szCs w:val="16"/>
              </w:rPr>
            </w:pPr>
          </w:p>
        </w:tc>
        <w:tc>
          <w:tcPr>
            <w:tcW w:w="737" w:type="dxa"/>
            <w:shd w:val="clear" w:color="auto" w:fill="FAE2D5" w:themeFill="accent2" w:themeFillTint="33"/>
          </w:tcPr>
          <w:p w14:paraId="447C657A" w14:textId="5A19A3C4" w:rsidR="008D070D" w:rsidRPr="00F84A6B" w:rsidRDefault="002877E8" w:rsidP="00C45EE8">
            <w:pPr>
              <w:jc w:val="center"/>
              <w:rPr>
                <w:b/>
                <w:bCs/>
                <w:color w:val="215E99" w:themeColor="text2" w:themeTint="BF"/>
                <w:sz w:val="16"/>
                <w:szCs w:val="16"/>
              </w:rPr>
            </w:pPr>
            <w:r w:rsidRPr="00F84A6B">
              <w:rPr>
                <w:b/>
                <w:bCs/>
                <w:color w:val="215E99" w:themeColor="text2" w:themeTint="BF"/>
                <w:sz w:val="16"/>
                <w:szCs w:val="16"/>
              </w:rPr>
              <w:t>1K – 10K</w:t>
            </w:r>
          </w:p>
        </w:tc>
        <w:tc>
          <w:tcPr>
            <w:tcW w:w="652" w:type="dxa"/>
            <w:shd w:val="clear" w:color="auto" w:fill="FAE2D5" w:themeFill="accent2" w:themeFillTint="33"/>
          </w:tcPr>
          <w:p w14:paraId="734DDA46" w14:textId="38780F77" w:rsidR="008D070D" w:rsidRPr="00F84A6B" w:rsidRDefault="002877E8" w:rsidP="00C45EE8">
            <w:pPr>
              <w:jc w:val="center"/>
              <w:rPr>
                <w:b/>
                <w:bCs/>
                <w:color w:val="215E99" w:themeColor="text2" w:themeTint="BF"/>
                <w:sz w:val="32"/>
                <w:szCs w:val="32"/>
              </w:rPr>
            </w:pPr>
            <w:r w:rsidRPr="00F84A6B">
              <w:rPr>
                <w:b/>
                <w:bCs/>
                <w:color w:val="215E99" w:themeColor="text2" w:themeTint="BF"/>
                <w:sz w:val="16"/>
                <w:szCs w:val="16"/>
              </w:rPr>
              <w:t>0</w:t>
            </w:r>
          </w:p>
        </w:tc>
        <w:tc>
          <w:tcPr>
            <w:tcW w:w="630" w:type="dxa"/>
            <w:shd w:val="clear" w:color="auto" w:fill="FAE2D5" w:themeFill="accent2" w:themeFillTint="33"/>
          </w:tcPr>
          <w:p w14:paraId="0CBBB149" w14:textId="6A5570B7" w:rsidR="008D070D" w:rsidRPr="00F84A6B" w:rsidRDefault="002877E8" w:rsidP="00C45EE8">
            <w:pPr>
              <w:jc w:val="center"/>
              <w:rPr>
                <w:b/>
                <w:bCs/>
                <w:color w:val="215E99" w:themeColor="text2" w:themeTint="BF"/>
                <w:sz w:val="32"/>
                <w:szCs w:val="32"/>
              </w:rPr>
            </w:pPr>
            <w:r w:rsidRPr="00F84A6B">
              <w:rPr>
                <w:b/>
                <w:bCs/>
                <w:color w:val="215E99" w:themeColor="text2" w:themeTint="BF"/>
                <w:sz w:val="16"/>
                <w:szCs w:val="16"/>
              </w:rPr>
              <w:t>0</w:t>
            </w:r>
          </w:p>
        </w:tc>
        <w:tc>
          <w:tcPr>
            <w:tcW w:w="914" w:type="dxa"/>
            <w:shd w:val="clear" w:color="auto" w:fill="FAE2D5" w:themeFill="accent2" w:themeFillTint="33"/>
          </w:tcPr>
          <w:p w14:paraId="178CE8C2" w14:textId="7EA7A852" w:rsidR="008D070D" w:rsidRPr="00F84A6B" w:rsidRDefault="002877E8" w:rsidP="00C45EE8">
            <w:pPr>
              <w:jc w:val="center"/>
              <w:rPr>
                <w:b/>
                <w:bCs/>
                <w:color w:val="215E99" w:themeColor="text2" w:themeTint="BF"/>
                <w:sz w:val="32"/>
                <w:szCs w:val="32"/>
              </w:rPr>
            </w:pPr>
            <w:r w:rsidRPr="00F84A6B">
              <w:rPr>
                <w:b/>
                <w:bCs/>
                <w:color w:val="215E99" w:themeColor="text2" w:themeTint="BF"/>
                <w:sz w:val="16"/>
                <w:szCs w:val="16"/>
              </w:rPr>
              <w:t>Low</w:t>
            </w:r>
          </w:p>
        </w:tc>
        <w:tc>
          <w:tcPr>
            <w:tcW w:w="935" w:type="dxa"/>
            <w:shd w:val="clear" w:color="auto" w:fill="FAE2D5" w:themeFill="accent2" w:themeFillTint="33"/>
          </w:tcPr>
          <w:p w14:paraId="13CA068A" w14:textId="16D241BA" w:rsidR="008D070D" w:rsidRPr="00F84A6B" w:rsidRDefault="00EB4B0D" w:rsidP="00C45EE8">
            <w:pPr>
              <w:jc w:val="center"/>
              <w:rPr>
                <w:b/>
                <w:bCs/>
                <w:color w:val="215E99" w:themeColor="text2" w:themeTint="BF"/>
                <w:sz w:val="16"/>
                <w:szCs w:val="16"/>
              </w:rPr>
            </w:pPr>
            <w:r w:rsidRPr="00F84A6B">
              <w:rPr>
                <w:b/>
                <w:bCs/>
                <w:color w:val="215E99" w:themeColor="text2" w:themeTint="BF"/>
                <w:sz w:val="16"/>
                <w:szCs w:val="16"/>
              </w:rPr>
              <w:t>4</w:t>
            </w:r>
          </w:p>
        </w:tc>
        <w:tc>
          <w:tcPr>
            <w:tcW w:w="606" w:type="dxa"/>
            <w:shd w:val="clear" w:color="auto" w:fill="FAE2D5" w:themeFill="accent2" w:themeFillTint="33"/>
          </w:tcPr>
          <w:p w14:paraId="4869881E" w14:textId="5CCB73F3" w:rsidR="008D070D" w:rsidRPr="00F84A6B" w:rsidRDefault="005A1625" w:rsidP="00C45EE8">
            <w:pPr>
              <w:jc w:val="center"/>
              <w:rPr>
                <w:b/>
                <w:bCs/>
                <w:color w:val="215E99" w:themeColor="text2" w:themeTint="BF"/>
                <w:sz w:val="16"/>
                <w:szCs w:val="16"/>
              </w:rPr>
            </w:pPr>
            <w:r w:rsidRPr="00F84A6B">
              <w:rPr>
                <w:b/>
                <w:bCs/>
                <w:color w:val="215E99" w:themeColor="text2" w:themeTint="BF"/>
                <w:sz w:val="16"/>
                <w:szCs w:val="16"/>
              </w:rPr>
              <w:t>₹25.54</w:t>
            </w:r>
          </w:p>
        </w:tc>
        <w:tc>
          <w:tcPr>
            <w:tcW w:w="606" w:type="dxa"/>
            <w:shd w:val="clear" w:color="auto" w:fill="FAE2D5" w:themeFill="accent2" w:themeFillTint="33"/>
          </w:tcPr>
          <w:p w14:paraId="2E271B51" w14:textId="5893157B" w:rsidR="008D070D" w:rsidRPr="00F84A6B" w:rsidRDefault="005A1625" w:rsidP="00C45EE8">
            <w:pPr>
              <w:jc w:val="center"/>
              <w:rPr>
                <w:b/>
                <w:bCs/>
                <w:color w:val="215E99" w:themeColor="text2" w:themeTint="BF"/>
                <w:sz w:val="16"/>
                <w:szCs w:val="16"/>
              </w:rPr>
            </w:pPr>
            <w:r w:rsidRPr="00F84A6B">
              <w:rPr>
                <w:b/>
                <w:bCs/>
                <w:color w:val="215E99" w:themeColor="text2" w:themeTint="BF"/>
                <w:sz w:val="16"/>
                <w:szCs w:val="16"/>
              </w:rPr>
              <w:t>₹92.62</w:t>
            </w:r>
          </w:p>
        </w:tc>
        <w:tc>
          <w:tcPr>
            <w:tcW w:w="845" w:type="dxa"/>
            <w:shd w:val="clear" w:color="auto" w:fill="FAE2D5" w:themeFill="accent2" w:themeFillTint="33"/>
          </w:tcPr>
          <w:p w14:paraId="1397B248" w14:textId="6500FB2C" w:rsidR="008D070D" w:rsidRPr="00F84A6B" w:rsidRDefault="00BD41BF" w:rsidP="00C45EE8">
            <w:pPr>
              <w:jc w:val="center"/>
              <w:rPr>
                <w:b/>
                <w:bCs/>
                <w:color w:val="215E99" w:themeColor="text2" w:themeTint="BF"/>
                <w:sz w:val="32"/>
                <w:szCs w:val="32"/>
              </w:rPr>
            </w:pPr>
            <w:r w:rsidRPr="00F84A6B">
              <w:rPr>
                <w:b/>
                <w:bCs/>
                <w:color w:val="215E99" w:themeColor="text2" w:themeTint="BF"/>
                <w:sz w:val="16"/>
                <w:szCs w:val="16"/>
              </w:rPr>
              <w:t>Supporting keywords</w:t>
            </w:r>
          </w:p>
        </w:tc>
        <w:tc>
          <w:tcPr>
            <w:tcW w:w="1060" w:type="dxa"/>
            <w:shd w:val="clear" w:color="auto" w:fill="FAE2D5" w:themeFill="accent2" w:themeFillTint="33"/>
          </w:tcPr>
          <w:p w14:paraId="3D9F1D4B" w14:textId="24FC0026" w:rsidR="008D070D" w:rsidRPr="00F84A6B" w:rsidRDefault="006F1428" w:rsidP="00C45EE8">
            <w:pPr>
              <w:jc w:val="center"/>
              <w:rPr>
                <w:b/>
                <w:bCs/>
                <w:color w:val="215E99" w:themeColor="text2" w:themeTint="BF"/>
                <w:sz w:val="32"/>
                <w:szCs w:val="32"/>
              </w:rPr>
            </w:pPr>
            <w:r w:rsidRPr="00F84A6B">
              <w:rPr>
                <w:b/>
                <w:bCs/>
                <w:color w:val="215E99" w:themeColor="text2" w:themeTint="BF"/>
                <w:sz w:val="16"/>
                <w:szCs w:val="16"/>
              </w:rPr>
              <w:t>Informational</w:t>
            </w:r>
          </w:p>
        </w:tc>
        <w:tc>
          <w:tcPr>
            <w:tcW w:w="888" w:type="dxa"/>
            <w:shd w:val="clear" w:color="auto" w:fill="FAE2D5" w:themeFill="accent2" w:themeFillTint="33"/>
          </w:tcPr>
          <w:p w14:paraId="1C33955F" w14:textId="7E72F9B0" w:rsidR="008D070D" w:rsidRPr="00F84A6B" w:rsidRDefault="0037327F" w:rsidP="00C45EE8">
            <w:pPr>
              <w:jc w:val="center"/>
              <w:rPr>
                <w:b/>
                <w:bCs/>
                <w:color w:val="215E99" w:themeColor="text2" w:themeTint="BF"/>
                <w:sz w:val="16"/>
                <w:szCs w:val="16"/>
              </w:rPr>
            </w:pPr>
            <w:r w:rsidRPr="00F84A6B">
              <w:rPr>
                <w:b/>
                <w:bCs/>
                <w:color w:val="215E99" w:themeColor="text2" w:themeTint="BF"/>
                <w:sz w:val="16"/>
                <w:szCs w:val="16"/>
              </w:rPr>
              <w:t>Mechanical Engineering &amp; Automobile Industry</w:t>
            </w:r>
          </w:p>
        </w:tc>
      </w:tr>
      <w:tr w:rsidR="008A61FF" w:rsidRPr="00F84A6B" w14:paraId="2ABF6974" w14:textId="77777777" w:rsidTr="00EE7E85">
        <w:trPr>
          <w:trHeight w:val="1007"/>
        </w:trPr>
        <w:tc>
          <w:tcPr>
            <w:tcW w:w="885" w:type="dxa"/>
            <w:shd w:val="clear" w:color="auto" w:fill="FAE2D5" w:themeFill="accent2" w:themeFillTint="33"/>
          </w:tcPr>
          <w:p w14:paraId="5AC1BF09" w14:textId="6CBB78B1" w:rsidR="008A61FF" w:rsidRPr="00F84A6B" w:rsidRDefault="008A61FF" w:rsidP="00C45EE8">
            <w:pPr>
              <w:jc w:val="center"/>
              <w:rPr>
                <w:b/>
                <w:bCs/>
                <w:color w:val="215E99" w:themeColor="text2" w:themeTint="BF"/>
                <w:sz w:val="16"/>
                <w:szCs w:val="16"/>
              </w:rPr>
            </w:pPr>
            <w:r w:rsidRPr="00F84A6B">
              <w:rPr>
                <w:b/>
                <w:bCs/>
                <w:color w:val="215E99" w:themeColor="text2" w:themeTint="BF"/>
                <w:sz w:val="16"/>
                <w:szCs w:val="16"/>
              </w:rPr>
              <w:t>automotive engineering courses</w:t>
            </w:r>
          </w:p>
        </w:tc>
        <w:tc>
          <w:tcPr>
            <w:tcW w:w="737" w:type="dxa"/>
            <w:shd w:val="clear" w:color="auto" w:fill="FAE2D5" w:themeFill="accent2" w:themeFillTint="33"/>
          </w:tcPr>
          <w:p w14:paraId="55CAA3E5" w14:textId="0E3D106C" w:rsidR="008A61FF" w:rsidRPr="00F84A6B" w:rsidRDefault="008A61FF" w:rsidP="00C45EE8">
            <w:pPr>
              <w:jc w:val="center"/>
              <w:rPr>
                <w:b/>
                <w:bCs/>
                <w:color w:val="215E99" w:themeColor="text2" w:themeTint="BF"/>
                <w:sz w:val="32"/>
                <w:szCs w:val="32"/>
              </w:rPr>
            </w:pPr>
            <w:r w:rsidRPr="00F84A6B">
              <w:rPr>
                <w:b/>
                <w:bCs/>
                <w:color w:val="215E99" w:themeColor="text2" w:themeTint="BF"/>
                <w:sz w:val="16"/>
                <w:szCs w:val="16"/>
              </w:rPr>
              <w:t>1K – 10K</w:t>
            </w:r>
          </w:p>
        </w:tc>
        <w:tc>
          <w:tcPr>
            <w:tcW w:w="652" w:type="dxa"/>
            <w:shd w:val="clear" w:color="auto" w:fill="FAE2D5" w:themeFill="accent2" w:themeFillTint="33"/>
          </w:tcPr>
          <w:p w14:paraId="59FE6A0C" w14:textId="57ABC990" w:rsidR="008A61FF" w:rsidRPr="00F84A6B" w:rsidRDefault="008A61FF" w:rsidP="00C45EE8">
            <w:pPr>
              <w:jc w:val="center"/>
              <w:rPr>
                <w:b/>
                <w:bCs/>
                <w:color w:val="215E99" w:themeColor="text2" w:themeTint="BF"/>
                <w:sz w:val="32"/>
                <w:szCs w:val="32"/>
              </w:rPr>
            </w:pPr>
            <w:r w:rsidRPr="00F84A6B">
              <w:rPr>
                <w:b/>
                <w:bCs/>
                <w:color w:val="215E99" w:themeColor="text2" w:themeTint="BF"/>
                <w:sz w:val="16"/>
                <w:szCs w:val="16"/>
              </w:rPr>
              <w:t>0</w:t>
            </w:r>
          </w:p>
        </w:tc>
        <w:tc>
          <w:tcPr>
            <w:tcW w:w="630" w:type="dxa"/>
            <w:shd w:val="clear" w:color="auto" w:fill="FAE2D5" w:themeFill="accent2" w:themeFillTint="33"/>
          </w:tcPr>
          <w:p w14:paraId="103730BE" w14:textId="74607A57" w:rsidR="008A61FF" w:rsidRPr="00F84A6B" w:rsidRDefault="008A61FF" w:rsidP="00C45EE8">
            <w:pPr>
              <w:jc w:val="center"/>
              <w:rPr>
                <w:b/>
                <w:bCs/>
                <w:color w:val="215E99" w:themeColor="text2" w:themeTint="BF"/>
                <w:sz w:val="32"/>
                <w:szCs w:val="32"/>
              </w:rPr>
            </w:pPr>
            <w:r w:rsidRPr="00F84A6B">
              <w:rPr>
                <w:b/>
                <w:bCs/>
                <w:color w:val="215E99" w:themeColor="text2" w:themeTint="BF"/>
                <w:sz w:val="16"/>
                <w:szCs w:val="16"/>
              </w:rPr>
              <w:t>0</w:t>
            </w:r>
          </w:p>
        </w:tc>
        <w:tc>
          <w:tcPr>
            <w:tcW w:w="914" w:type="dxa"/>
            <w:shd w:val="clear" w:color="auto" w:fill="FAE2D5" w:themeFill="accent2" w:themeFillTint="33"/>
          </w:tcPr>
          <w:p w14:paraId="3055AF75" w14:textId="3442646D" w:rsidR="008A61FF" w:rsidRPr="00F84A6B" w:rsidRDefault="008A61FF" w:rsidP="00C45EE8">
            <w:pPr>
              <w:jc w:val="center"/>
              <w:rPr>
                <w:b/>
                <w:bCs/>
                <w:color w:val="215E99" w:themeColor="text2" w:themeTint="BF"/>
                <w:sz w:val="32"/>
                <w:szCs w:val="32"/>
              </w:rPr>
            </w:pPr>
            <w:r w:rsidRPr="00F84A6B">
              <w:rPr>
                <w:b/>
                <w:bCs/>
                <w:color w:val="215E99" w:themeColor="text2" w:themeTint="BF"/>
                <w:sz w:val="16"/>
                <w:szCs w:val="16"/>
              </w:rPr>
              <w:t>Low</w:t>
            </w:r>
          </w:p>
        </w:tc>
        <w:tc>
          <w:tcPr>
            <w:tcW w:w="935" w:type="dxa"/>
            <w:shd w:val="clear" w:color="auto" w:fill="FAE2D5" w:themeFill="accent2" w:themeFillTint="33"/>
          </w:tcPr>
          <w:p w14:paraId="6238EB73" w14:textId="577A12C0" w:rsidR="008A61FF" w:rsidRPr="00F84A6B" w:rsidRDefault="007F3EA0" w:rsidP="00C45EE8">
            <w:pPr>
              <w:jc w:val="center"/>
              <w:rPr>
                <w:b/>
                <w:bCs/>
                <w:color w:val="215E99" w:themeColor="text2" w:themeTint="BF"/>
                <w:sz w:val="16"/>
                <w:szCs w:val="16"/>
              </w:rPr>
            </w:pPr>
            <w:r w:rsidRPr="00F84A6B">
              <w:rPr>
                <w:b/>
                <w:bCs/>
                <w:color w:val="215E99" w:themeColor="text2" w:themeTint="BF"/>
                <w:sz w:val="16"/>
                <w:szCs w:val="16"/>
              </w:rPr>
              <w:t>12</w:t>
            </w:r>
          </w:p>
        </w:tc>
        <w:tc>
          <w:tcPr>
            <w:tcW w:w="606" w:type="dxa"/>
            <w:shd w:val="clear" w:color="auto" w:fill="FAE2D5" w:themeFill="accent2" w:themeFillTint="33"/>
          </w:tcPr>
          <w:p w14:paraId="3CAD93B6" w14:textId="1F0CB18D" w:rsidR="008A61FF" w:rsidRPr="00F84A6B" w:rsidRDefault="007F3EA0" w:rsidP="00C45EE8">
            <w:pPr>
              <w:jc w:val="center"/>
              <w:rPr>
                <w:b/>
                <w:bCs/>
                <w:color w:val="215E99" w:themeColor="text2" w:themeTint="BF"/>
                <w:sz w:val="16"/>
                <w:szCs w:val="16"/>
              </w:rPr>
            </w:pPr>
            <w:r w:rsidRPr="00F84A6B">
              <w:rPr>
                <w:b/>
                <w:bCs/>
                <w:color w:val="215E99" w:themeColor="text2" w:themeTint="BF"/>
                <w:sz w:val="16"/>
                <w:szCs w:val="16"/>
              </w:rPr>
              <w:t>₹21.81</w:t>
            </w:r>
          </w:p>
        </w:tc>
        <w:tc>
          <w:tcPr>
            <w:tcW w:w="606" w:type="dxa"/>
            <w:shd w:val="clear" w:color="auto" w:fill="FAE2D5" w:themeFill="accent2" w:themeFillTint="33"/>
          </w:tcPr>
          <w:p w14:paraId="5FD5DFBD" w14:textId="5BED640D" w:rsidR="008A61FF" w:rsidRPr="00F84A6B" w:rsidRDefault="001D7762" w:rsidP="00C45EE8">
            <w:pPr>
              <w:jc w:val="center"/>
              <w:rPr>
                <w:b/>
                <w:bCs/>
                <w:color w:val="215E99" w:themeColor="text2" w:themeTint="BF"/>
                <w:sz w:val="16"/>
                <w:szCs w:val="16"/>
              </w:rPr>
            </w:pPr>
            <w:r w:rsidRPr="00F84A6B">
              <w:rPr>
                <w:b/>
                <w:bCs/>
                <w:color w:val="215E99" w:themeColor="text2" w:themeTint="BF"/>
                <w:sz w:val="16"/>
                <w:szCs w:val="16"/>
              </w:rPr>
              <w:t>₹81.38</w:t>
            </w:r>
          </w:p>
        </w:tc>
        <w:tc>
          <w:tcPr>
            <w:tcW w:w="845" w:type="dxa"/>
            <w:shd w:val="clear" w:color="auto" w:fill="FAE2D5" w:themeFill="accent2" w:themeFillTint="33"/>
          </w:tcPr>
          <w:p w14:paraId="6A088D66" w14:textId="71B0A3F8" w:rsidR="008A61FF" w:rsidRPr="00F84A6B" w:rsidRDefault="008A61FF" w:rsidP="00C45EE8">
            <w:pPr>
              <w:jc w:val="center"/>
              <w:rPr>
                <w:b/>
                <w:bCs/>
                <w:color w:val="215E99" w:themeColor="text2" w:themeTint="BF"/>
                <w:sz w:val="16"/>
                <w:szCs w:val="16"/>
              </w:rPr>
            </w:pPr>
            <w:r w:rsidRPr="00F84A6B">
              <w:rPr>
                <w:b/>
                <w:bCs/>
                <w:color w:val="215E99" w:themeColor="text2" w:themeTint="BF"/>
                <w:sz w:val="16"/>
                <w:szCs w:val="16"/>
              </w:rPr>
              <w:t>Supporting keywords</w:t>
            </w:r>
          </w:p>
        </w:tc>
        <w:tc>
          <w:tcPr>
            <w:tcW w:w="1060" w:type="dxa"/>
            <w:shd w:val="clear" w:color="auto" w:fill="FAE2D5" w:themeFill="accent2" w:themeFillTint="33"/>
          </w:tcPr>
          <w:p w14:paraId="65256B8D" w14:textId="44C94403" w:rsidR="008A61FF" w:rsidRPr="00F84A6B" w:rsidRDefault="008A61FF" w:rsidP="00C45EE8">
            <w:pPr>
              <w:jc w:val="center"/>
              <w:rPr>
                <w:b/>
                <w:bCs/>
                <w:color w:val="215E99" w:themeColor="text2" w:themeTint="BF"/>
                <w:sz w:val="32"/>
                <w:szCs w:val="32"/>
              </w:rPr>
            </w:pPr>
            <w:r w:rsidRPr="00F84A6B">
              <w:rPr>
                <w:b/>
                <w:bCs/>
                <w:color w:val="215E99" w:themeColor="text2" w:themeTint="BF"/>
                <w:sz w:val="16"/>
                <w:szCs w:val="16"/>
              </w:rPr>
              <w:t>Investigational</w:t>
            </w:r>
          </w:p>
        </w:tc>
        <w:tc>
          <w:tcPr>
            <w:tcW w:w="888" w:type="dxa"/>
            <w:shd w:val="clear" w:color="auto" w:fill="FAE2D5" w:themeFill="accent2" w:themeFillTint="33"/>
          </w:tcPr>
          <w:p w14:paraId="679BF6D5" w14:textId="2D81E980" w:rsidR="008A61FF" w:rsidRPr="00F84A6B" w:rsidRDefault="004D008F" w:rsidP="00C45EE8">
            <w:pPr>
              <w:jc w:val="center"/>
              <w:rPr>
                <w:b/>
                <w:bCs/>
                <w:color w:val="215E99" w:themeColor="text2" w:themeTint="BF"/>
                <w:sz w:val="16"/>
                <w:szCs w:val="16"/>
              </w:rPr>
            </w:pPr>
            <w:r w:rsidRPr="00F84A6B">
              <w:rPr>
                <w:b/>
                <w:bCs/>
                <w:color w:val="215E99" w:themeColor="text2" w:themeTint="BF"/>
                <w:sz w:val="16"/>
                <w:szCs w:val="16"/>
              </w:rPr>
              <w:t>Automotive Engineering Education</w:t>
            </w:r>
          </w:p>
        </w:tc>
      </w:tr>
    </w:tbl>
    <w:p w14:paraId="4A559086" w14:textId="77777777" w:rsidR="009A6A07" w:rsidRPr="00F84A6B" w:rsidRDefault="009A6A07" w:rsidP="00EB4723">
      <w:pPr>
        <w:rPr>
          <w:b/>
          <w:bCs/>
          <w:color w:val="215E99" w:themeColor="text2" w:themeTint="BF"/>
          <w:sz w:val="16"/>
          <w:szCs w:val="16"/>
        </w:rPr>
      </w:pPr>
    </w:p>
    <w:p w14:paraId="02179FEC" w14:textId="77777777" w:rsidR="006A6EAD" w:rsidRPr="00F84A6B" w:rsidRDefault="006A6EAD" w:rsidP="008046F0">
      <w:pPr>
        <w:rPr>
          <w:b/>
          <w:bCs/>
          <w:color w:val="215E99" w:themeColor="text2" w:themeTint="BF"/>
          <w:sz w:val="36"/>
          <w:szCs w:val="36"/>
        </w:rPr>
      </w:pPr>
    </w:p>
    <w:p w14:paraId="07A72F15" w14:textId="354F64D8" w:rsidR="00543C9A" w:rsidRPr="00F84A6B" w:rsidRDefault="008A57D0" w:rsidP="00A521CA">
      <w:pPr>
        <w:rPr>
          <w:b/>
          <w:bCs/>
          <w:color w:val="215E99" w:themeColor="text2" w:themeTint="BF"/>
          <w:sz w:val="36"/>
          <w:szCs w:val="36"/>
          <w:u w:val="single"/>
        </w:rPr>
      </w:pPr>
      <w:r w:rsidRPr="00F84A6B">
        <w:rPr>
          <w:b/>
          <w:bCs/>
          <w:color w:val="215E99" w:themeColor="text2" w:themeTint="BF"/>
          <w:sz w:val="36"/>
          <w:szCs w:val="36"/>
          <w:u w:val="single"/>
        </w:rPr>
        <w:t>Step-3</w:t>
      </w:r>
    </w:p>
    <w:p w14:paraId="465874DA" w14:textId="549F25D5" w:rsidR="008A57D0" w:rsidRPr="00F84A6B" w:rsidRDefault="00D5156B" w:rsidP="0096766A">
      <w:pPr>
        <w:jc w:val="center"/>
        <w:rPr>
          <w:b/>
          <w:bCs/>
          <w:color w:val="215E99" w:themeColor="text2" w:themeTint="BF"/>
          <w:sz w:val="36"/>
          <w:szCs w:val="36"/>
          <w:u w:val="single"/>
        </w:rPr>
      </w:pPr>
      <w:r w:rsidRPr="00F84A6B">
        <w:rPr>
          <w:b/>
          <w:bCs/>
          <w:color w:val="215E99" w:themeColor="text2" w:themeTint="BF"/>
          <w:sz w:val="36"/>
          <w:szCs w:val="36"/>
          <w:u w:val="single"/>
        </w:rPr>
        <w:t>SEO optimized blog</w:t>
      </w:r>
    </w:p>
    <w:p w14:paraId="248673EC" w14:textId="57F5F64E" w:rsidR="00FA386D" w:rsidRPr="00F84A6B" w:rsidRDefault="004352CE" w:rsidP="00A845CC">
      <w:pPr>
        <w:rPr>
          <w:b/>
          <w:bCs/>
          <w:color w:val="215E99" w:themeColor="text2" w:themeTint="BF"/>
          <w:sz w:val="28"/>
          <w:szCs w:val="28"/>
        </w:rPr>
      </w:pPr>
      <w:r w:rsidRPr="00F84A6B">
        <w:rPr>
          <w:b/>
          <w:bCs/>
          <w:color w:val="215E99" w:themeColor="text2" w:themeTint="BF"/>
          <w:sz w:val="28"/>
          <w:szCs w:val="28"/>
        </w:rPr>
        <w:t>&lt;H1&gt;</w:t>
      </w:r>
      <w:r w:rsidR="0027656D" w:rsidRPr="00F84A6B">
        <w:rPr>
          <w:b/>
          <w:bCs/>
          <w:color w:val="215E99" w:themeColor="text2" w:themeTint="BF"/>
          <w:sz w:val="28"/>
          <w:szCs w:val="28"/>
        </w:rPr>
        <w:t xml:space="preserve">Exclusive: </w:t>
      </w:r>
      <w:r w:rsidR="00FA386D" w:rsidRPr="00F84A6B">
        <w:rPr>
          <w:b/>
          <w:bCs/>
          <w:color w:val="215E99" w:themeColor="text2" w:themeTint="BF"/>
          <w:sz w:val="28"/>
          <w:szCs w:val="28"/>
          <w:u w:val="thick"/>
        </w:rPr>
        <w:t>Everything You Need to Know About Automobile Engineering</w:t>
      </w:r>
      <w:r w:rsidR="00085DBA" w:rsidRPr="00F84A6B">
        <w:rPr>
          <w:b/>
          <w:bCs/>
          <w:color w:val="215E99" w:themeColor="text2" w:themeTint="BF"/>
          <w:sz w:val="28"/>
          <w:szCs w:val="28"/>
          <w:u w:val="thick"/>
        </w:rPr>
        <w:t xml:space="preserve"> </w:t>
      </w:r>
      <w:r w:rsidR="00F356C8" w:rsidRPr="00F84A6B">
        <w:rPr>
          <w:b/>
          <w:bCs/>
          <w:color w:val="215E99" w:themeColor="text2" w:themeTint="BF"/>
          <w:sz w:val="28"/>
          <w:szCs w:val="28"/>
        </w:rPr>
        <w:t>&lt;H1&gt;</w:t>
      </w:r>
    </w:p>
    <w:p w14:paraId="0D6B8FD6" w14:textId="77777777" w:rsidR="00A3351B" w:rsidRPr="00F84A6B" w:rsidRDefault="00320661" w:rsidP="00A3351B">
      <w:pPr>
        <w:rPr>
          <w:color w:val="215E99" w:themeColor="text2" w:themeTint="BF"/>
          <w:sz w:val="28"/>
          <w:szCs w:val="28"/>
        </w:rPr>
      </w:pPr>
      <w:r w:rsidRPr="00F84A6B">
        <w:rPr>
          <w:b/>
          <w:bCs/>
          <w:color w:val="215E99" w:themeColor="text2" w:themeTint="BF"/>
          <w:sz w:val="28"/>
          <w:szCs w:val="28"/>
        </w:rPr>
        <w:t>&lt;P</w:t>
      </w:r>
      <w:r w:rsidR="00EB1F01" w:rsidRPr="00F84A6B">
        <w:rPr>
          <w:b/>
          <w:bCs/>
          <w:color w:val="215E99" w:themeColor="text2" w:themeTint="BF"/>
          <w:sz w:val="28"/>
          <w:szCs w:val="28"/>
        </w:rPr>
        <w:t xml:space="preserve">&gt; </w:t>
      </w:r>
      <w:r w:rsidR="00A3351B" w:rsidRPr="00F84A6B">
        <w:rPr>
          <w:color w:val="215E99" w:themeColor="text2" w:themeTint="BF"/>
          <w:sz w:val="28"/>
          <w:szCs w:val="28"/>
        </w:rPr>
        <w:t>Choosing the right career can help you shape your future. Specifically, if you have a passion for vehicles and engines, automobile engineering could be the perfect field for you. This profession will help you design internal combustion engines or electric vehicles for future transport.  Global automobile industry is constantly growing so this remains a promising career. Mechanical automobile engineering, diploma automobile engineering are the few professional degrees that will guide you to get the success in this field.</w:t>
      </w:r>
    </w:p>
    <w:p w14:paraId="67C7864E" w14:textId="06940C9A" w:rsidR="001C1910" w:rsidRPr="00F84A6B" w:rsidRDefault="00A3351B" w:rsidP="005A3DE7">
      <w:pPr>
        <w:rPr>
          <w:color w:val="215E99" w:themeColor="text2" w:themeTint="BF"/>
          <w:sz w:val="28"/>
          <w:szCs w:val="28"/>
        </w:rPr>
      </w:pPr>
      <w:r w:rsidRPr="00F84A6B">
        <w:rPr>
          <w:color w:val="215E99" w:themeColor="text2" w:themeTint="BF"/>
          <w:sz w:val="28"/>
          <w:szCs w:val="28"/>
        </w:rPr>
        <w:lastRenderedPageBreak/>
        <w:t>In fact, this is the field only who are passionate about cars and engines. Engine technologies are evolving from hydrogen cars to electric vehicles to flex fuel engines, so industry is in constant demand for knowledgeable engineers. In addition, thousands of EV manufacturers are entering the industry creating huge job opportunities. For instance, you can start engineering after completing class 10 as diploma engineer. Afterward you can start working or continue studying higher course. In this guide, you will learn about available educational pathways and the scope of this profession.</w:t>
      </w:r>
      <w:r w:rsidR="005A3DE7" w:rsidRPr="00F84A6B">
        <w:rPr>
          <w:color w:val="215E99" w:themeColor="text2" w:themeTint="BF"/>
          <w:sz w:val="28"/>
          <w:szCs w:val="28"/>
        </w:rPr>
        <w:t xml:space="preserve"> </w:t>
      </w:r>
      <w:r w:rsidR="00F356C8" w:rsidRPr="00F84A6B">
        <w:rPr>
          <w:b/>
          <w:bCs/>
          <w:color w:val="215E99" w:themeColor="text2" w:themeTint="BF"/>
          <w:sz w:val="28"/>
          <w:szCs w:val="28"/>
        </w:rPr>
        <w:t>&lt;</w:t>
      </w:r>
      <w:r w:rsidR="00344456">
        <w:rPr>
          <w:b/>
          <w:bCs/>
          <w:color w:val="215E99" w:themeColor="text2" w:themeTint="BF"/>
          <w:sz w:val="28"/>
          <w:szCs w:val="28"/>
        </w:rPr>
        <w:t>/</w:t>
      </w:r>
      <w:r w:rsidR="00F356C8" w:rsidRPr="00F84A6B">
        <w:rPr>
          <w:b/>
          <w:bCs/>
          <w:color w:val="215E99" w:themeColor="text2" w:themeTint="BF"/>
          <w:sz w:val="28"/>
          <w:szCs w:val="28"/>
        </w:rPr>
        <w:t>P&gt;</w:t>
      </w:r>
    </w:p>
    <w:p w14:paraId="4AA95EAE" w14:textId="77777777" w:rsidR="005A3DE7" w:rsidRPr="00F84A6B" w:rsidRDefault="005A3DE7" w:rsidP="005A3DE7">
      <w:pPr>
        <w:rPr>
          <w:color w:val="215E99" w:themeColor="text2" w:themeTint="BF"/>
          <w:sz w:val="28"/>
          <w:szCs w:val="28"/>
        </w:rPr>
      </w:pPr>
    </w:p>
    <w:p w14:paraId="64602958" w14:textId="05173E8E" w:rsidR="00DE5E9A" w:rsidRPr="00F84A6B" w:rsidRDefault="00BE0000" w:rsidP="00DE5E9A">
      <w:pPr>
        <w:keepNext/>
        <w:jc w:val="center"/>
      </w:pPr>
      <w:r w:rsidRPr="00F84A6B">
        <w:rPr>
          <w:noProof/>
        </w:rPr>
        <w:drawing>
          <wp:inline distT="0" distB="0" distL="0" distR="0" wp14:anchorId="4E2458A0" wp14:editId="6615A23A">
            <wp:extent cx="5731510" cy="2376435"/>
            <wp:effectExtent l="0" t="0" r="2540" b="5080"/>
            <wp:docPr id="818868277" name="Pictur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68277" name="Picture 1">
                      <a:hlinkClick r:id="rId10"/>
                    </pic:cNvPr>
                    <pic:cNvPicPr/>
                  </pic:nvPicPr>
                  <pic:blipFill>
                    <a:blip r:embed="rId11">
                      <a:extLst>
                        <a:ext uri="{28A0092B-C50C-407E-A947-70E740481C1C}">
                          <a14:useLocalDpi xmlns:a14="http://schemas.microsoft.com/office/drawing/2010/main" val="0"/>
                        </a:ext>
                      </a:extLst>
                    </a:blip>
                    <a:stretch>
                      <a:fillRect/>
                    </a:stretch>
                  </pic:blipFill>
                  <pic:spPr>
                    <a:xfrm>
                      <a:off x="0" y="0"/>
                      <a:ext cx="5739226" cy="2379634"/>
                    </a:xfrm>
                    <a:prstGeom prst="rect">
                      <a:avLst/>
                    </a:prstGeom>
                  </pic:spPr>
                </pic:pic>
              </a:graphicData>
            </a:graphic>
          </wp:inline>
        </w:drawing>
      </w:r>
    </w:p>
    <w:p w14:paraId="5DCA241B" w14:textId="37D4C1FA" w:rsidR="005178AA" w:rsidRPr="00F84A6B" w:rsidRDefault="00DE5E9A" w:rsidP="00DE5E9A">
      <w:pPr>
        <w:pStyle w:val="Caption"/>
        <w:jc w:val="center"/>
        <w:rPr>
          <w:i w:val="0"/>
          <w:iCs w:val="0"/>
          <w:color w:val="215E99" w:themeColor="text2" w:themeTint="BF"/>
          <w:sz w:val="28"/>
          <w:szCs w:val="28"/>
        </w:rPr>
      </w:pPr>
      <w:r w:rsidRPr="00F84A6B">
        <w:rPr>
          <w:i w:val="0"/>
          <w:iCs w:val="0"/>
        </w:rPr>
        <w:t xml:space="preserve">car manufacturing plant </w:t>
      </w:r>
      <w:r w:rsidRPr="00F84A6B">
        <w:rPr>
          <w:i w:val="0"/>
          <w:iCs w:val="0"/>
        </w:rPr>
        <w:fldChar w:fldCharType="begin"/>
      </w:r>
      <w:r w:rsidRPr="00F84A6B">
        <w:rPr>
          <w:i w:val="0"/>
          <w:iCs w:val="0"/>
        </w:rPr>
        <w:instrText xml:space="preserve"> SEQ car_manufacturing_plant \* ARABIC </w:instrText>
      </w:r>
      <w:r w:rsidRPr="00F84A6B">
        <w:rPr>
          <w:i w:val="0"/>
          <w:iCs w:val="0"/>
        </w:rPr>
        <w:fldChar w:fldCharType="separate"/>
      </w:r>
      <w:r w:rsidRPr="00F84A6B">
        <w:rPr>
          <w:i w:val="0"/>
          <w:iCs w:val="0"/>
          <w:noProof/>
        </w:rPr>
        <w:t>1</w:t>
      </w:r>
      <w:r w:rsidRPr="00F84A6B">
        <w:rPr>
          <w:i w:val="0"/>
          <w:iCs w:val="0"/>
          <w:noProof/>
        </w:rPr>
        <w:fldChar w:fldCharType="end"/>
      </w:r>
    </w:p>
    <w:p w14:paraId="6ECF554E" w14:textId="77777777" w:rsidR="000521D3" w:rsidRPr="00F84A6B" w:rsidRDefault="000521D3" w:rsidP="006F1DA5">
      <w:pPr>
        <w:rPr>
          <w:b/>
          <w:bCs/>
          <w:color w:val="215E99" w:themeColor="text2" w:themeTint="BF"/>
          <w:sz w:val="28"/>
          <w:szCs w:val="28"/>
        </w:rPr>
      </w:pPr>
    </w:p>
    <w:p w14:paraId="411A70A1" w14:textId="1C2B5C6A" w:rsidR="006F1DA5" w:rsidRPr="00F84A6B" w:rsidRDefault="00A845CC" w:rsidP="006F1DA5">
      <w:pPr>
        <w:rPr>
          <w:b/>
          <w:bCs/>
          <w:color w:val="215E99" w:themeColor="text2" w:themeTint="BF"/>
          <w:sz w:val="28"/>
          <w:szCs w:val="28"/>
        </w:rPr>
      </w:pPr>
      <w:r w:rsidRPr="00F84A6B">
        <w:rPr>
          <w:b/>
          <w:bCs/>
          <w:color w:val="215E99" w:themeColor="text2" w:themeTint="BF"/>
          <w:sz w:val="28"/>
          <w:szCs w:val="28"/>
        </w:rPr>
        <w:t>&lt;H2&gt;</w:t>
      </w:r>
      <w:r w:rsidR="00492139" w:rsidRPr="00F84A6B">
        <w:rPr>
          <w:b/>
          <w:bCs/>
          <w:color w:val="215E99" w:themeColor="text2" w:themeTint="BF"/>
          <w:sz w:val="28"/>
          <w:szCs w:val="28"/>
        </w:rPr>
        <w:t xml:space="preserve"> </w:t>
      </w:r>
      <w:r w:rsidR="006F1DA5" w:rsidRPr="00F84A6B">
        <w:rPr>
          <w:b/>
          <w:bCs/>
          <w:color w:val="215E99" w:themeColor="text2" w:themeTint="BF"/>
          <w:sz w:val="28"/>
          <w:szCs w:val="28"/>
        </w:rPr>
        <w:t>What is Automobile Engineering?</w:t>
      </w:r>
      <w:r w:rsidR="00F356C8" w:rsidRPr="00F84A6B">
        <w:rPr>
          <w:b/>
          <w:bCs/>
          <w:color w:val="215E99" w:themeColor="text2" w:themeTint="BF"/>
          <w:sz w:val="28"/>
          <w:szCs w:val="28"/>
        </w:rPr>
        <w:t xml:space="preserve"> &lt;H2&gt;</w:t>
      </w:r>
    </w:p>
    <w:p w14:paraId="718B6A51" w14:textId="78B41315" w:rsidR="006F1DA5" w:rsidRPr="00F84A6B" w:rsidRDefault="006B70D3" w:rsidP="006F1DA5">
      <w:pPr>
        <w:rPr>
          <w:b/>
          <w:bCs/>
          <w:color w:val="215E99" w:themeColor="text2" w:themeTint="BF"/>
          <w:sz w:val="28"/>
          <w:szCs w:val="28"/>
        </w:rPr>
      </w:pPr>
      <w:r w:rsidRPr="00F84A6B">
        <w:rPr>
          <w:b/>
          <w:bCs/>
          <w:color w:val="215E99" w:themeColor="text2" w:themeTint="BF"/>
          <w:sz w:val="28"/>
          <w:szCs w:val="28"/>
        </w:rPr>
        <w:t>&lt;P&gt;</w:t>
      </w:r>
      <w:r w:rsidR="006C277D" w:rsidRPr="00F84A6B">
        <w:rPr>
          <w:color w:val="215E99" w:themeColor="text2" w:themeTint="BF"/>
          <w:sz w:val="28"/>
          <w:szCs w:val="28"/>
        </w:rPr>
        <w:t xml:space="preserve"> It is a branch of engineering that focuses on the design and development of IC engine cars, buses, bikes and electric vehicles. </w:t>
      </w:r>
      <w:proofErr w:type="gramStart"/>
      <w:r w:rsidR="006C277D" w:rsidRPr="00F84A6B">
        <w:rPr>
          <w:color w:val="215E99" w:themeColor="text2" w:themeTint="BF"/>
          <w:sz w:val="28"/>
          <w:szCs w:val="28"/>
        </w:rPr>
        <w:t>Moreover</w:t>
      </w:r>
      <w:proofErr w:type="gramEnd"/>
      <w:r w:rsidR="006C277D" w:rsidRPr="00F84A6B">
        <w:rPr>
          <w:color w:val="215E99" w:themeColor="text2" w:themeTint="BF"/>
          <w:sz w:val="28"/>
          <w:szCs w:val="28"/>
        </w:rPr>
        <w:t xml:space="preserve"> the industry is constantly evolving with automatic cars and hybrid-powered vehicles, as a </w:t>
      </w:r>
      <w:proofErr w:type="gramStart"/>
      <w:r w:rsidR="006C277D" w:rsidRPr="00F84A6B">
        <w:rPr>
          <w:color w:val="215E99" w:themeColor="text2" w:themeTint="BF"/>
          <w:sz w:val="28"/>
          <w:szCs w:val="28"/>
        </w:rPr>
        <w:t>result ,</w:t>
      </w:r>
      <w:proofErr w:type="gramEnd"/>
      <w:r w:rsidR="006C277D" w:rsidRPr="00F84A6B">
        <w:rPr>
          <w:color w:val="215E99" w:themeColor="text2" w:themeTint="BF"/>
          <w:sz w:val="28"/>
          <w:szCs w:val="28"/>
        </w:rPr>
        <w:t xml:space="preserve"> there is a constant demand of talented and skilled engineers. Specifically, automobile engineers work on engines, transmissions, suspensions, braking and fluid management</w:t>
      </w:r>
      <w:r w:rsidR="007B1E33" w:rsidRPr="00F84A6B">
        <w:rPr>
          <w:color w:val="215E99" w:themeColor="text2" w:themeTint="BF"/>
          <w:sz w:val="28"/>
          <w:szCs w:val="28"/>
        </w:rPr>
        <w:t xml:space="preserve">. </w:t>
      </w:r>
      <w:r w:rsidR="00F356C8" w:rsidRPr="00F84A6B">
        <w:rPr>
          <w:b/>
          <w:bCs/>
          <w:color w:val="215E99" w:themeColor="text2" w:themeTint="BF"/>
          <w:sz w:val="28"/>
          <w:szCs w:val="28"/>
        </w:rPr>
        <w:t>&lt;</w:t>
      </w:r>
      <w:r w:rsidR="00344456">
        <w:rPr>
          <w:b/>
          <w:bCs/>
          <w:color w:val="215E99" w:themeColor="text2" w:themeTint="BF"/>
          <w:sz w:val="28"/>
          <w:szCs w:val="28"/>
        </w:rPr>
        <w:t>/</w:t>
      </w:r>
      <w:r w:rsidR="00E840CF" w:rsidRPr="00F84A6B">
        <w:rPr>
          <w:b/>
          <w:bCs/>
          <w:color w:val="215E99" w:themeColor="text2" w:themeTint="BF"/>
          <w:sz w:val="28"/>
          <w:szCs w:val="28"/>
        </w:rPr>
        <w:t>P&gt;</w:t>
      </w:r>
    </w:p>
    <w:p w14:paraId="2EEA42F8" w14:textId="53ED46E5" w:rsidR="005178AA" w:rsidRPr="00F84A6B" w:rsidRDefault="00C27446" w:rsidP="00D70F48">
      <w:pPr>
        <w:jc w:val="center"/>
        <w:rPr>
          <w:b/>
          <w:bCs/>
          <w:color w:val="215E99" w:themeColor="text2" w:themeTint="BF"/>
          <w:sz w:val="28"/>
          <w:szCs w:val="28"/>
        </w:rPr>
      </w:pPr>
      <w:r w:rsidRPr="00F84A6B">
        <w:rPr>
          <w:b/>
          <w:bCs/>
          <w:color w:val="215E99" w:themeColor="text2" w:themeTint="BF"/>
          <w:sz w:val="28"/>
          <w:szCs w:val="28"/>
        </w:rPr>
        <w:t>&lt;H3&gt; Automobile Engineering overview</w:t>
      </w:r>
      <w:r w:rsidR="00E840CF" w:rsidRPr="00F84A6B">
        <w:rPr>
          <w:b/>
          <w:bCs/>
          <w:color w:val="215E99" w:themeColor="text2" w:themeTint="BF"/>
          <w:sz w:val="28"/>
          <w:szCs w:val="28"/>
        </w:rPr>
        <w:t xml:space="preserve"> &lt;H3&gt;</w:t>
      </w:r>
    </w:p>
    <w:p w14:paraId="375D799A" w14:textId="77777777" w:rsidR="0004760F" w:rsidRPr="00F84A6B" w:rsidRDefault="00E074D7" w:rsidP="0004760F">
      <w:pPr>
        <w:rPr>
          <w:color w:val="215E99" w:themeColor="text2" w:themeTint="BF"/>
          <w:sz w:val="28"/>
          <w:szCs w:val="28"/>
        </w:rPr>
      </w:pPr>
      <w:r w:rsidRPr="00F84A6B">
        <w:rPr>
          <w:b/>
          <w:bCs/>
          <w:color w:val="215E99" w:themeColor="text2" w:themeTint="BF"/>
          <w:sz w:val="28"/>
          <w:szCs w:val="28"/>
        </w:rPr>
        <w:t xml:space="preserve">&lt;P&gt; </w:t>
      </w:r>
      <w:r w:rsidR="0004760F" w:rsidRPr="00F84A6B">
        <w:rPr>
          <w:color w:val="215E99" w:themeColor="text2" w:themeTint="BF"/>
          <w:sz w:val="28"/>
          <w:szCs w:val="28"/>
        </w:rPr>
        <w:t xml:space="preserve">An automobile engineering overview helps students understand the scope of this profession. </w:t>
      </w:r>
      <w:proofErr w:type="gramStart"/>
      <w:r w:rsidR="0004760F" w:rsidRPr="00F84A6B">
        <w:rPr>
          <w:color w:val="215E99" w:themeColor="text2" w:themeTint="BF"/>
          <w:sz w:val="28"/>
          <w:szCs w:val="28"/>
        </w:rPr>
        <w:t>In particular this</w:t>
      </w:r>
      <w:proofErr w:type="gramEnd"/>
      <w:r w:rsidR="0004760F" w:rsidRPr="00F84A6B">
        <w:rPr>
          <w:color w:val="215E99" w:themeColor="text2" w:themeTint="BF"/>
          <w:sz w:val="28"/>
          <w:szCs w:val="28"/>
        </w:rPr>
        <w:t xml:space="preserve"> field has concepts from mechanical, electrical, and computer science to build safer and more efficient vehicles. Some of the important areas are:</w:t>
      </w:r>
    </w:p>
    <w:p w14:paraId="180EDC6B" w14:textId="77777777" w:rsidR="0004760F" w:rsidRPr="00F84A6B" w:rsidRDefault="0004760F" w:rsidP="0004760F">
      <w:pPr>
        <w:numPr>
          <w:ilvl w:val="0"/>
          <w:numId w:val="25"/>
        </w:numPr>
        <w:rPr>
          <w:color w:val="215E99" w:themeColor="text2" w:themeTint="BF"/>
          <w:sz w:val="28"/>
          <w:szCs w:val="28"/>
        </w:rPr>
      </w:pPr>
      <w:r w:rsidRPr="00F84A6B">
        <w:rPr>
          <w:color w:val="215E99" w:themeColor="text2" w:themeTint="BF"/>
          <w:sz w:val="28"/>
          <w:szCs w:val="28"/>
        </w:rPr>
        <w:lastRenderedPageBreak/>
        <w:t>Vehicle testing and control</w:t>
      </w:r>
    </w:p>
    <w:p w14:paraId="0D2AB5B0" w14:textId="77777777" w:rsidR="0004760F" w:rsidRPr="00F84A6B" w:rsidRDefault="0004760F" w:rsidP="0004760F">
      <w:pPr>
        <w:numPr>
          <w:ilvl w:val="0"/>
          <w:numId w:val="25"/>
        </w:numPr>
        <w:rPr>
          <w:color w:val="215E99" w:themeColor="text2" w:themeTint="BF"/>
          <w:sz w:val="28"/>
          <w:szCs w:val="28"/>
        </w:rPr>
      </w:pPr>
      <w:r w:rsidRPr="00F84A6B">
        <w:rPr>
          <w:color w:val="215E99" w:themeColor="text2" w:themeTint="BF"/>
          <w:sz w:val="28"/>
          <w:szCs w:val="28"/>
        </w:rPr>
        <w:t>Engine technology</w:t>
      </w:r>
    </w:p>
    <w:p w14:paraId="3A88D8FC" w14:textId="2F4D141A" w:rsidR="0004760F" w:rsidRPr="00F84A6B" w:rsidRDefault="0004760F" w:rsidP="0004760F">
      <w:pPr>
        <w:numPr>
          <w:ilvl w:val="0"/>
          <w:numId w:val="25"/>
        </w:numPr>
        <w:rPr>
          <w:color w:val="215E99" w:themeColor="text2" w:themeTint="BF"/>
          <w:sz w:val="28"/>
          <w:szCs w:val="28"/>
        </w:rPr>
      </w:pPr>
      <w:r w:rsidRPr="00F84A6B">
        <w:rPr>
          <w:color w:val="215E99" w:themeColor="text2" w:themeTint="BF"/>
          <w:sz w:val="28"/>
          <w:szCs w:val="28"/>
        </w:rPr>
        <w:t>Electric and hybrid vehicles</w:t>
      </w:r>
      <w:r w:rsidR="00574DB5" w:rsidRPr="00F84A6B">
        <w:rPr>
          <w:color w:val="215E99" w:themeColor="text2" w:themeTint="BF"/>
          <w:sz w:val="28"/>
          <w:szCs w:val="28"/>
        </w:rPr>
        <w:t xml:space="preserve"> </w:t>
      </w:r>
      <w:r w:rsidR="00574DB5" w:rsidRPr="00F84A6B">
        <w:rPr>
          <w:b/>
          <w:bCs/>
          <w:color w:val="215E99" w:themeColor="text2" w:themeTint="BF"/>
          <w:sz w:val="28"/>
          <w:szCs w:val="28"/>
        </w:rPr>
        <w:t>&lt;</w:t>
      </w:r>
      <w:r w:rsidR="00344456">
        <w:rPr>
          <w:b/>
          <w:bCs/>
          <w:color w:val="215E99" w:themeColor="text2" w:themeTint="BF"/>
          <w:sz w:val="28"/>
          <w:szCs w:val="28"/>
        </w:rPr>
        <w:t>/</w:t>
      </w:r>
      <w:r w:rsidR="00574DB5" w:rsidRPr="00F84A6B">
        <w:rPr>
          <w:b/>
          <w:bCs/>
          <w:color w:val="215E99" w:themeColor="text2" w:themeTint="BF"/>
          <w:sz w:val="28"/>
          <w:szCs w:val="28"/>
        </w:rPr>
        <w:t>P&gt;</w:t>
      </w:r>
    </w:p>
    <w:p w14:paraId="52FA6FB5" w14:textId="77777777" w:rsidR="00574DB5" w:rsidRPr="00F84A6B" w:rsidRDefault="0004760F" w:rsidP="0004760F">
      <w:pPr>
        <w:rPr>
          <w:b/>
          <w:bCs/>
          <w:color w:val="215E99" w:themeColor="text2" w:themeTint="BF"/>
          <w:sz w:val="28"/>
          <w:szCs w:val="28"/>
        </w:rPr>
      </w:pPr>
      <w:r w:rsidRPr="00F84A6B">
        <w:rPr>
          <w:b/>
          <w:bCs/>
          <w:color w:val="215E99" w:themeColor="text2" w:themeTint="BF"/>
          <w:sz w:val="28"/>
          <w:szCs w:val="28"/>
        </w:rPr>
        <w:t> </w:t>
      </w:r>
    </w:p>
    <w:p w14:paraId="249B81C6" w14:textId="7C590E9A" w:rsidR="00D3022B" w:rsidRPr="00F84A6B" w:rsidRDefault="006709C9" w:rsidP="0004760F">
      <w:pPr>
        <w:rPr>
          <w:b/>
          <w:bCs/>
          <w:color w:val="215E99" w:themeColor="text2" w:themeTint="BF"/>
          <w:sz w:val="28"/>
          <w:szCs w:val="28"/>
        </w:rPr>
      </w:pPr>
      <w:r w:rsidRPr="00F84A6B">
        <w:rPr>
          <w:color w:val="215E99" w:themeColor="text2" w:themeTint="BF"/>
          <w:sz w:val="28"/>
          <w:szCs w:val="28"/>
        </w:rPr>
        <w:t xml:space="preserve"> </w:t>
      </w:r>
      <w:r w:rsidR="00D3022B" w:rsidRPr="00F84A6B">
        <w:rPr>
          <w:noProof/>
        </w:rPr>
        <w:drawing>
          <wp:inline distT="0" distB="0" distL="0" distR="0" wp14:anchorId="4804AC96" wp14:editId="4430969D">
            <wp:extent cx="4828233" cy="2295525"/>
            <wp:effectExtent l="0" t="0" r="0" b="0"/>
            <wp:docPr id="1058765918" name="Picture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5918" name="Picture 2">
                      <a:hlinkClick r:id="rId12"/>
                    </pic:cNvPr>
                    <pic:cNvPicPr/>
                  </pic:nvPicPr>
                  <pic:blipFill>
                    <a:blip r:embed="rId13">
                      <a:extLst>
                        <a:ext uri="{28A0092B-C50C-407E-A947-70E740481C1C}">
                          <a14:useLocalDpi xmlns:a14="http://schemas.microsoft.com/office/drawing/2010/main" val="0"/>
                        </a:ext>
                      </a:extLst>
                    </a:blip>
                    <a:stretch>
                      <a:fillRect/>
                    </a:stretch>
                  </pic:blipFill>
                  <pic:spPr>
                    <a:xfrm>
                      <a:off x="0" y="0"/>
                      <a:ext cx="4853743" cy="2307653"/>
                    </a:xfrm>
                    <a:prstGeom prst="rect">
                      <a:avLst/>
                    </a:prstGeom>
                  </pic:spPr>
                </pic:pic>
              </a:graphicData>
            </a:graphic>
          </wp:inline>
        </w:drawing>
      </w:r>
    </w:p>
    <w:p w14:paraId="3AAB728C" w14:textId="60C4B809" w:rsidR="00FF5319" w:rsidRPr="00F84A6B" w:rsidRDefault="002D1B68" w:rsidP="00C02EB0">
      <w:pPr>
        <w:pStyle w:val="Caption"/>
        <w:jc w:val="center"/>
        <w:rPr>
          <w:i w:val="0"/>
          <w:iCs w:val="0"/>
          <w:color w:val="215E99" w:themeColor="text2" w:themeTint="BF"/>
          <w:sz w:val="28"/>
          <w:szCs w:val="28"/>
        </w:rPr>
      </w:pPr>
      <w:r w:rsidRPr="00F84A6B">
        <w:rPr>
          <w:i w:val="0"/>
          <w:iCs w:val="0"/>
        </w:rPr>
        <w:t>Automobile engineering</w:t>
      </w:r>
      <w:r w:rsidR="00C02EB0" w:rsidRPr="00F84A6B">
        <w:rPr>
          <w:i w:val="0"/>
          <w:iCs w:val="0"/>
        </w:rPr>
        <w:t xml:space="preserve"> students </w:t>
      </w:r>
      <w:r w:rsidR="00C02EB0" w:rsidRPr="00F84A6B">
        <w:rPr>
          <w:i w:val="0"/>
          <w:iCs w:val="0"/>
        </w:rPr>
        <w:fldChar w:fldCharType="begin"/>
      </w:r>
      <w:r w:rsidR="00C02EB0" w:rsidRPr="00F84A6B">
        <w:rPr>
          <w:i w:val="0"/>
          <w:iCs w:val="0"/>
        </w:rPr>
        <w:instrText xml:space="preserve"> SEQ automobile_enginering_students \* ARABIC </w:instrText>
      </w:r>
      <w:r w:rsidR="00C02EB0" w:rsidRPr="00F84A6B">
        <w:rPr>
          <w:i w:val="0"/>
          <w:iCs w:val="0"/>
        </w:rPr>
        <w:fldChar w:fldCharType="separate"/>
      </w:r>
      <w:r w:rsidR="00C02EB0" w:rsidRPr="00F84A6B">
        <w:rPr>
          <w:i w:val="0"/>
          <w:iCs w:val="0"/>
          <w:noProof/>
        </w:rPr>
        <w:t>1</w:t>
      </w:r>
      <w:r w:rsidR="00C02EB0" w:rsidRPr="00F84A6B">
        <w:rPr>
          <w:i w:val="0"/>
          <w:iCs w:val="0"/>
          <w:noProof/>
        </w:rPr>
        <w:fldChar w:fldCharType="end"/>
      </w:r>
    </w:p>
    <w:p w14:paraId="37A065B5" w14:textId="4AD82BE4" w:rsidR="007E53E1" w:rsidRPr="00F84A6B" w:rsidRDefault="003776D8" w:rsidP="006B501C">
      <w:pPr>
        <w:rPr>
          <w:b/>
          <w:bCs/>
          <w:color w:val="215E99" w:themeColor="text2" w:themeTint="BF"/>
          <w:sz w:val="28"/>
          <w:szCs w:val="28"/>
        </w:rPr>
      </w:pPr>
      <w:r w:rsidRPr="00F84A6B">
        <w:rPr>
          <w:b/>
          <w:bCs/>
          <w:color w:val="215E99" w:themeColor="text2" w:themeTint="BF"/>
          <w:sz w:val="28"/>
          <w:szCs w:val="28"/>
        </w:rPr>
        <w:t>&lt;H2&gt; D</w:t>
      </w:r>
      <w:r w:rsidR="00AC7F96" w:rsidRPr="00F84A6B">
        <w:rPr>
          <w:b/>
          <w:bCs/>
          <w:color w:val="215E99" w:themeColor="text2" w:themeTint="BF"/>
          <w:sz w:val="28"/>
          <w:szCs w:val="28"/>
        </w:rPr>
        <w:t>iploma in automobile engineering</w:t>
      </w:r>
      <w:r w:rsidR="007339F5" w:rsidRPr="00F84A6B">
        <w:rPr>
          <w:b/>
          <w:bCs/>
          <w:color w:val="215E99" w:themeColor="text2" w:themeTint="BF"/>
          <w:sz w:val="28"/>
          <w:szCs w:val="28"/>
        </w:rPr>
        <w:t xml:space="preserve"> &lt;H2&gt;</w:t>
      </w:r>
    </w:p>
    <w:p w14:paraId="57051B57" w14:textId="77777777" w:rsidR="0003218E" w:rsidRPr="00F84A6B" w:rsidRDefault="002B45F9" w:rsidP="0003218E">
      <w:pPr>
        <w:rPr>
          <w:color w:val="215E99" w:themeColor="text2" w:themeTint="BF"/>
          <w:sz w:val="28"/>
          <w:szCs w:val="28"/>
        </w:rPr>
      </w:pPr>
      <w:r w:rsidRPr="00F84A6B">
        <w:rPr>
          <w:b/>
          <w:bCs/>
          <w:color w:val="215E99" w:themeColor="text2" w:themeTint="BF"/>
          <w:sz w:val="28"/>
          <w:szCs w:val="28"/>
        </w:rPr>
        <w:t xml:space="preserve">&lt;P&gt; </w:t>
      </w:r>
      <w:r w:rsidR="0003218E" w:rsidRPr="00F84A6B">
        <w:rPr>
          <w:color w:val="215E99" w:themeColor="text2" w:themeTint="BF"/>
          <w:sz w:val="28"/>
          <w:szCs w:val="28"/>
        </w:rPr>
        <w:t>For instance, students who want to join automobile engineering early can choose diploma automobile engineering. Specifically, it is a three-year course with theoretical and practical hands-on training. Furthermore, it typically starts after class 10. Consequently, it can make you professional ready at a very early age. In addition, it serves as a base for higher studies. Overall, the curriculum generally covers:</w:t>
      </w:r>
    </w:p>
    <w:p w14:paraId="79F6CF97" w14:textId="77777777" w:rsidR="0003218E" w:rsidRPr="00F84A6B" w:rsidRDefault="0003218E" w:rsidP="0003218E">
      <w:pPr>
        <w:rPr>
          <w:color w:val="215E99" w:themeColor="text2" w:themeTint="BF"/>
          <w:sz w:val="28"/>
          <w:szCs w:val="28"/>
        </w:rPr>
      </w:pPr>
      <w:r w:rsidRPr="00F84A6B">
        <w:rPr>
          <w:color w:val="215E99" w:themeColor="text2" w:themeTint="BF"/>
          <w:sz w:val="28"/>
          <w:szCs w:val="28"/>
        </w:rPr>
        <w:t> </w:t>
      </w:r>
    </w:p>
    <w:p w14:paraId="0C86BEC8" w14:textId="77777777" w:rsidR="0003218E" w:rsidRPr="00F84A6B" w:rsidRDefault="0003218E" w:rsidP="0003218E">
      <w:pPr>
        <w:numPr>
          <w:ilvl w:val="0"/>
          <w:numId w:val="26"/>
        </w:numPr>
        <w:rPr>
          <w:color w:val="215E99" w:themeColor="text2" w:themeTint="BF"/>
          <w:sz w:val="28"/>
          <w:szCs w:val="28"/>
        </w:rPr>
      </w:pPr>
      <w:r w:rsidRPr="00F84A6B">
        <w:rPr>
          <w:color w:val="215E99" w:themeColor="text2" w:themeTint="BF"/>
          <w:sz w:val="28"/>
          <w:szCs w:val="28"/>
        </w:rPr>
        <w:t>Automobile engines</w:t>
      </w:r>
    </w:p>
    <w:p w14:paraId="2851B9ED" w14:textId="77777777" w:rsidR="0003218E" w:rsidRPr="00F84A6B" w:rsidRDefault="0003218E" w:rsidP="0003218E">
      <w:pPr>
        <w:numPr>
          <w:ilvl w:val="0"/>
          <w:numId w:val="26"/>
        </w:numPr>
        <w:rPr>
          <w:color w:val="215E99" w:themeColor="text2" w:themeTint="BF"/>
          <w:sz w:val="28"/>
          <w:szCs w:val="28"/>
        </w:rPr>
      </w:pPr>
      <w:r w:rsidRPr="00F84A6B">
        <w:rPr>
          <w:color w:val="215E99" w:themeColor="text2" w:themeTint="BF"/>
          <w:sz w:val="28"/>
          <w:szCs w:val="28"/>
        </w:rPr>
        <w:t>Vehicle maintenance</w:t>
      </w:r>
    </w:p>
    <w:p w14:paraId="62568692" w14:textId="77777777" w:rsidR="0003218E" w:rsidRPr="00F84A6B" w:rsidRDefault="0003218E" w:rsidP="0003218E">
      <w:pPr>
        <w:numPr>
          <w:ilvl w:val="0"/>
          <w:numId w:val="26"/>
        </w:numPr>
        <w:rPr>
          <w:color w:val="215E99" w:themeColor="text2" w:themeTint="BF"/>
          <w:sz w:val="28"/>
          <w:szCs w:val="28"/>
        </w:rPr>
      </w:pPr>
      <w:r w:rsidRPr="00F84A6B">
        <w:rPr>
          <w:color w:val="215E99" w:themeColor="text2" w:themeTint="BF"/>
          <w:sz w:val="28"/>
          <w:szCs w:val="28"/>
        </w:rPr>
        <w:t>Automotive electrical systems</w:t>
      </w:r>
    </w:p>
    <w:p w14:paraId="2C758833" w14:textId="77777777" w:rsidR="0003218E" w:rsidRPr="00F84A6B" w:rsidRDefault="0003218E" w:rsidP="0003218E">
      <w:pPr>
        <w:numPr>
          <w:ilvl w:val="0"/>
          <w:numId w:val="26"/>
        </w:numPr>
        <w:rPr>
          <w:color w:val="215E99" w:themeColor="text2" w:themeTint="BF"/>
          <w:sz w:val="28"/>
          <w:szCs w:val="28"/>
        </w:rPr>
      </w:pPr>
      <w:r w:rsidRPr="00F84A6B">
        <w:rPr>
          <w:color w:val="215E99" w:themeColor="text2" w:themeTint="BF"/>
          <w:sz w:val="28"/>
          <w:szCs w:val="28"/>
        </w:rPr>
        <w:t>Workshop technology</w:t>
      </w:r>
    </w:p>
    <w:p w14:paraId="33F6DB5A" w14:textId="77777777" w:rsidR="0003218E" w:rsidRPr="00F84A6B" w:rsidRDefault="0003218E" w:rsidP="0003218E">
      <w:pPr>
        <w:numPr>
          <w:ilvl w:val="0"/>
          <w:numId w:val="26"/>
        </w:numPr>
        <w:rPr>
          <w:color w:val="215E99" w:themeColor="text2" w:themeTint="BF"/>
          <w:sz w:val="28"/>
          <w:szCs w:val="28"/>
        </w:rPr>
      </w:pPr>
      <w:r w:rsidRPr="00F84A6B">
        <w:rPr>
          <w:color w:val="215E99" w:themeColor="text2" w:themeTint="BF"/>
          <w:sz w:val="28"/>
          <w:szCs w:val="28"/>
        </w:rPr>
        <w:t>Vehicle inspection and servicing</w:t>
      </w:r>
    </w:p>
    <w:p w14:paraId="2049E8D5" w14:textId="1C8FC2EA" w:rsidR="0003218E" w:rsidRPr="00F84A6B" w:rsidRDefault="0003218E" w:rsidP="0003218E">
      <w:pPr>
        <w:rPr>
          <w:b/>
          <w:bCs/>
          <w:color w:val="215E99" w:themeColor="text2" w:themeTint="BF"/>
          <w:sz w:val="28"/>
          <w:szCs w:val="28"/>
        </w:rPr>
      </w:pPr>
      <w:r w:rsidRPr="00F84A6B">
        <w:rPr>
          <w:color w:val="215E99" w:themeColor="text2" w:themeTint="BF"/>
          <w:sz w:val="28"/>
          <w:szCs w:val="28"/>
        </w:rPr>
        <w:t>Ultimately, after completing the diploma, students can start working as technician, service engineer, production supervisor.</w:t>
      </w:r>
      <w:r w:rsidR="006C598E" w:rsidRPr="00F84A6B">
        <w:rPr>
          <w:color w:val="215E99" w:themeColor="text2" w:themeTint="BF"/>
          <w:sz w:val="28"/>
          <w:szCs w:val="28"/>
        </w:rPr>
        <w:t xml:space="preserve"> </w:t>
      </w:r>
      <w:r w:rsidR="006C598E" w:rsidRPr="00F84A6B">
        <w:rPr>
          <w:b/>
          <w:bCs/>
          <w:color w:val="215E99" w:themeColor="text2" w:themeTint="BF"/>
          <w:sz w:val="28"/>
          <w:szCs w:val="28"/>
        </w:rPr>
        <w:t>&lt;</w:t>
      </w:r>
      <w:r w:rsidR="00510251">
        <w:rPr>
          <w:b/>
          <w:bCs/>
          <w:color w:val="215E99" w:themeColor="text2" w:themeTint="BF"/>
          <w:sz w:val="28"/>
          <w:szCs w:val="28"/>
        </w:rPr>
        <w:t>/</w:t>
      </w:r>
      <w:r w:rsidR="006C598E" w:rsidRPr="00F84A6B">
        <w:rPr>
          <w:b/>
          <w:bCs/>
          <w:color w:val="215E99" w:themeColor="text2" w:themeTint="BF"/>
          <w:sz w:val="28"/>
          <w:szCs w:val="28"/>
        </w:rPr>
        <w:t>P&gt;</w:t>
      </w:r>
    </w:p>
    <w:p w14:paraId="07360817" w14:textId="4E7604C0" w:rsidR="0014207C" w:rsidRPr="00F84A6B" w:rsidRDefault="0014207C" w:rsidP="0014207C">
      <w:pPr>
        <w:rPr>
          <w:b/>
          <w:bCs/>
          <w:color w:val="215E99" w:themeColor="text2" w:themeTint="BF"/>
          <w:sz w:val="28"/>
          <w:szCs w:val="28"/>
        </w:rPr>
      </w:pPr>
    </w:p>
    <w:p w14:paraId="01BE21B5" w14:textId="71265061" w:rsidR="00907E6A" w:rsidRPr="00F84A6B" w:rsidRDefault="00F25A0B" w:rsidP="00F25A0B">
      <w:pPr>
        <w:rPr>
          <w:b/>
          <w:bCs/>
          <w:color w:val="215E99" w:themeColor="text2" w:themeTint="BF"/>
          <w:sz w:val="28"/>
          <w:szCs w:val="28"/>
        </w:rPr>
      </w:pPr>
      <w:r w:rsidRPr="00F84A6B">
        <w:rPr>
          <w:b/>
          <w:bCs/>
          <w:color w:val="0F4761" w:themeColor="accent1" w:themeShade="BF"/>
          <w:sz w:val="28"/>
          <w:szCs w:val="28"/>
        </w:rPr>
        <w:lastRenderedPageBreak/>
        <w:t xml:space="preserve">&lt;H2&gt; </w:t>
      </w:r>
      <w:r w:rsidR="00445886" w:rsidRPr="00F84A6B">
        <w:rPr>
          <w:b/>
          <w:bCs/>
          <w:color w:val="0F4761" w:themeColor="accent1" w:themeShade="BF"/>
          <w:sz w:val="28"/>
          <w:szCs w:val="28"/>
        </w:rPr>
        <w:t>Mechanical Engineering Automobile</w:t>
      </w:r>
      <w:r w:rsidR="00B8695E" w:rsidRPr="00F84A6B">
        <w:rPr>
          <w:b/>
          <w:bCs/>
          <w:color w:val="0F4761" w:themeColor="accent1" w:themeShade="BF"/>
          <w:sz w:val="28"/>
          <w:szCs w:val="28"/>
        </w:rPr>
        <w:t xml:space="preserve"> &lt;H2&gt;</w:t>
      </w:r>
    </w:p>
    <w:p w14:paraId="3C217C22" w14:textId="523547B4" w:rsidR="002C29C0" w:rsidRPr="00F84A6B" w:rsidRDefault="00445886" w:rsidP="00F25A0B">
      <w:pPr>
        <w:rPr>
          <w:b/>
          <w:bCs/>
          <w:color w:val="0F4761" w:themeColor="accent1" w:themeShade="BF"/>
          <w:sz w:val="28"/>
          <w:szCs w:val="28"/>
        </w:rPr>
      </w:pPr>
      <w:r w:rsidRPr="00F84A6B">
        <w:rPr>
          <w:b/>
          <w:bCs/>
          <w:color w:val="0F4761" w:themeColor="accent1" w:themeShade="BF"/>
          <w:sz w:val="28"/>
          <w:szCs w:val="28"/>
        </w:rPr>
        <w:t>&lt;P&gt;</w:t>
      </w:r>
      <w:r w:rsidR="006C598E" w:rsidRPr="00F84A6B">
        <w:rPr>
          <w:color w:val="0F4761" w:themeColor="accent1" w:themeShade="BF"/>
          <w:sz w:val="28"/>
          <w:szCs w:val="28"/>
        </w:rPr>
        <w:t xml:space="preserve"> </w:t>
      </w:r>
      <w:r w:rsidR="000A40C4" w:rsidRPr="00F84A6B">
        <w:rPr>
          <w:color w:val="0F4761" w:themeColor="accent1" w:themeShade="BF"/>
          <w:sz w:val="28"/>
          <w:szCs w:val="28"/>
        </w:rPr>
        <w:t xml:space="preserve">Alternatively, mechanical engineering is the base of automobile design and manufacturing. Therefore, students searching for “mechanical engineering automobile” are trying to find the connection between mechanical and automobile engineering. In fact, mechanical engineers help to build </w:t>
      </w:r>
      <w:proofErr w:type="spellStart"/>
      <w:proofErr w:type="gramStart"/>
      <w:r w:rsidR="000A40C4" w:rsidRPr="00F84A6B">
        <w:rPr>
          <w:color w:val="0F4761" w:themeColor="accent1" w:themeShade="BF"/>
          <w:sz w:val="28"/>
          <w:szCs w:val="28"/>
        </w:rPr>
        <w:t>a</w:t>
      </w:r>
      <w:proofErr w:type="spellEnd"/>
      <w:proofErr w:type="gramEnd"/>
      <w:r w:rsidR="000A40C4" w:rsidRPr="00F84A6B">
        <w:rPr>
          <w:color w:val="0F4761" w:themeColor="accent1" w:themeShade="BF"/>
          <w:sz w:val="28"/>
          <w:szCs w:val="28"/>
        </w:rPr>
        <w:t xml:space="preserve"> innovative reliable cars with their expertise.</w:t>
      </w:r>
      <w:r w:rsidR="00617741" w:rsidRPr="00F84A6B">
        <w:rPr>
          <w:color w:val="0F4761" w:themeColor="accent1" w:themeShade="BF"/>
          <w:sz w:val="28"/>
          <w:szCs w:val="28"/>
        </w:rPr>
        <w:t xml:space="preserve"> </w:t>
      </w:r>
      <w:r w:rsidR="00B8695E" w:rsidRPr="00F84A6B">
        <w:rPr>
          <w:b/>
          <w:bCs/>
          <w:color w:val="0F4761" w:themeColor="accent1" w:themeShade="BF"/>
          <w:sz w:val="28"/>
          <w:szCs w:val="28"/>
        </w:rPr>
        <w:t>&lt;</w:t>
      </w:r>
      <w:r w:rsidR="00510251">
        <w:rPr>
          <w:b/>
          <w:bCs/>
          <w:color w:val="0F4761" w:themeColor="accent1" w:themeShade="BF"/>
          <w:sz w:val="28"/>
          <w:szCs w:val="28"/>
        </w:rPr>
        <w:t>/</w:t>
      </w:r>
      <w:r w:rsidR="00B8695E" w:rsidRPr="00F84A6B">
        <w:rPr>
          <w:b/>
          <w:bCs/>
          <w:color w:val="0F4761" w:themeColor="accent1" w:themeShade="BF"/>
          <w:sz w:val="28"/>
          <w:szCs w:val="28"/>
        </w:rPr>
        <w:t>P&gt;</w:t>
      </w:r>
    </w:p>
    <w:p w14:paraId="0ACE2024" w14:textId="3D5B0A98" w:rsidR="00802810" w:rsidRPr="00F84A6B" w:rsidRDefault="007C1208" w:rsidP="0036031D">
      <w:pPr>
        <w:jc w:val="center"/>
        <w:rPr>
          <w:b/>
          <w:bCs/>
          <w:color w:val="0F4761" w:themeColor="accent1" w:themeShade="BF"/>
          <w:sz w:val="28"/>
          <w:szCs w:val="28"/>
        </w:rPr>
      </w:pPr>
      <w:r w:rsidRPr="00F84A6B">
        <w:rPr>
          <w:b/>
          <w:bCs/>
          <w:color w:val="0F4761" w:themeColor="accent1" w:themeShade="BF"/>
          <w:sz w:val="28"/>
          <w:szCs w:val="28"/>
        </w:rPr>
        <w:t xml:space="preserve">&lt;H3&gt; </w:t>
      </w:r>
      <w:r w:rsidR="00364166" w:rsidRPr="00F84A6B">
        <w:rPr>
          <w:b/>
          <w:bCs/>
          <w:color w:val="0F4761" w:themeColor="accent1" w:themeShade="BF"/>
          <w:sz w:val="28"/>
          <w:szCs w:val="28"/>
        </w:rPr>
        <w:t>Mechanica</w:t>
      </w:r>
      <w:r w:rsidR="002C29C0" w:rsidRPr="00F84A6B">
        <w:rPr>
          <w:b/>
          <w:bCs/>
          <w:color w:val="0F4761" w:themeColor="accent1" w:themeShade="BF"/>
          <w:sz w:val="28"/>
          <w:szCs w:val="28"/>
        </w:rPr>
        <w:t>l engineer co</w:t>
      </w:r>
      <w:r w:rsidR="00567EEE" w:rsidRPr="00F84A6B">
        <w:rPr>
          <w:b/>
          <w:bCs/>
          <w:color w:val="0F4761" w:themeColor="accent1" w:themeShade="BF"/>
          <w:sz w:val="28"/>
          <w:szCs w:val="28"/>
        </w:rPr>
        <w:t>ntributes to</w:t>
      </w:r>
      <w:r w:rsidR="00A53130" w:rsidRPr="00F84A6B">
        <w:rPr>
          <w:b/>
          <w:bCs/>
          <w:color w:val="0F4761" w:themeColor="accent1" w:themeShade="BF"/>
          <w:sz w:val="28"/>
          <w:szCs w:val="28"/>
        </w:rPr>
        <w:t>:</w:t>
      </w:r>
      <w:r w:rsidR="0036031D" w:rsidRPr="00F84A6B">
        <w:rPr>
          <w:b/>
          <w:bCs/>
          <w:color w:val="0F4761" w:themeColor="accent1" w:themeShade="BF"/>
          <w:sz w:val="28"/>
          <w:szCs w:val="28"/>
        </w:rPr>
        <w:t xml:space="preserve"> </w:t>
      </w:r>
      <w:r w:rsidR="002D25C5" w:rsidRPr="00F84A6B">
        <w:rPr>
          <w:b/>
          <w:bCs/>
          <w:color w:val="0F4761" w:themeColor="accent1" w:themeShade="BF"/>
          <w:sz w:val="28"/>
          <w:szCs w:val="28"/>
        </w:rPr>
        <w:t>&lt;H3&gt;</w:t>
      </w:r>
    </w:p>
    <w:p w14:paraId="4E4CF9D6" w14:textId="3AE1EE04" w:rsidR="0036031D" w:rsidRPr="00F84A6B" w:rsidRDefault="00C80CB1" w:rsidP="0036031D">
      <w:pPr>
        <w:rPr>
          <w:b/>
          <w:bCs/>
          <w:color w:val="0F4761" w:themeColor="accent1" w:themeShade="BF"/>
          <w:sz w:val="28"/>
          <w:szCs w:val="28"/>
        </w:rPr>
      </w:pPr>
      <w:r w:rsidRPr="00F84A6B">
        <w:rPr>
          <w:b/>
          <w:bCs/>
          <w:color w:val="0F4761" w:themeColor="accent1" w:themeShade="BF"/>
          <w:sz w:val="28"/>
          <w:szCs w:val="28"/>
        </w:rPr>
        <w:t>&lt;P&gt;</w:t>
      </w:r>
    </w:p>
    <w:p w14:paraId="6438B8A3" w14:textId="77777777" w:rsidR="00FA248C" w:rsidRPr="00F84A6B" w:rsidRDefault="00FA248C" w:rsidP="00FA248C">
      <w:pPr>
        <w:numPr>
          <w:ilvl w:val="0"/>
          <w:numId w:val="27"/>
        </w:numPr>
        <w:rPr>
          <w:color w:val="0F4761" w:themeColor="accent1" w:themeShade="BF"/>
          <w:sz w:val="28"/>
          <w:szCs w:val="28"/>
        </w:rPr>
      </w:pPr>
      <w:r w:rsidRPr="00F84A6B">
        <w:rPr>
          <w:color w:val="0F4761" w:themeColor="accent1" w:themeShade="BF"/>
          <w:sz w:val="28"/>
          <w:szCs w:val="28"/>
        </w:rPr>
        <w:t>Engine development</w:t>
      </w:r>
    </w:p>
    <w:p w14:paraId="6F1027BE" w14:textId="77777777" w:rsidR="00FA248C" w:rsidRPr="00F84A6B" w:rsidRDefault="00FA248C" w:rsidP="00FA248C">
      <w:pPr>
        <w:numPr>
          <w:ilvl w:val="0"/>
          <w:numId w:val="27"/>
        </w:numPr>
        <w:rPr>
          <w:color w:val="0F4761" w:themeColor="accent1" w:themeShade="BF"/>
          <w:sz w:val="28"/>
          <w:szCs w:val="28"/>
        </w:rPr>
      </w:pPr>
      <w:r w:rsidRPr="00F84A6B">
        <w:rPr>
          <w:color w:val="0F4761" w:themeColor="accent1" w:themeShade="BF"/>
          <w:sz w:val="28"/>
          <w:szCs w:val="28"/>
        </w:rPr>
        <w:t>Transmission systems</w:t>
      </w:r>
    </w:p>
    <w:p w14:paraId="59D19EC1" w14:textId="77777777" w:rsidR="00FA248C" w:rsidRPr="00F84A6B" w:rsidRDefault="00FA248C" w:rsidP="00FA248C">
      <w:pPr>
        <w:numPr>
          <w:ilvl w:val="0"/>
          <w:numId w:val="27"/>
        </w:numPr>
        <w:rPr>
          <w:color w:val="0F4761" w:themeColor="accent1" w:themeShade="BF"/>
          <w:sz w:val="28"/>
          <w:szCs w:val="28"/>
        </w:rPr>
      </w:pPr>
      <w:r w:rsidRPr="00F84A6B">
        <w:rPr>
          <w:color w:val="0F4761" w:themeColor="accent1" w:themeShade="BF"/>
          <w:sz w:val="28"/>
          <w:szCs w:val="28"/>
        </w:rPr>
        <w:t>Suspension and breaking</w:t>
      </w:r>
    </w:p>
    <w:p w14:paraId="59C44055" w14:textId="77777777" w:rsidR="00FA248C" w:rsidRPr="00F84A6B" w:rsidRDefault="00FA248C" w:rsidP="00FA248C">
      <w:pPr>
        <w:numPr>
          <w:ilvl w:val="0"/>
          <w:numId w:val="27"/>
        </w:numPr>
        <w:rPr>
          <w:color w:val="0F4761" w:themeColor="accent1" w:themeShade="BF"/>
          <w:sz w:val="28"/>
          <w:szCs w:val="28"/>
        </w:rPr>
      </w:pPr>
      <w:r w:rsidRPr="00F84A6B">
        <w:rPr>
          <w:color w:val="0F4761" w:themeColor="accent1" w:themeShade="BF"/>
          <w:sz w:val="28"/>
          <w:szCs w:val="28"/>
        </w:rPr>
        <w:t>Thermal engineering</w:t>
      </w:r>
    </w:p>
    <w:p w14:paraId="58E4DE22" w14:textId="77777777" w:rsidR="00FA248C" w:rsidRPr="00F84A6B" w:rsidRDefault="00FA248C" w:rsidP="00FA248C">
      <w:pPr>
        <w:numPr>
          <w:ilvl w:val="0"/>
          <w:numId w:val="27"/>
        </w:numPr>
        <w:rPr>
          <w:color w:val="0F4761" w:themeColor="accent1" w:themeShade="BF"/>
          <w:sz w:val="28"/>
          <w:szCs w:val="28"/>
        </w:rPr>
      </w:pPr>
      <w:r w:rsidRPr="00F84A6B">
        <w:rPr>
          <w:color w:val="0F4761" w:themeColor="accent1" w:themeShade="BF"/>
          <w:sz w:val="28"/>
          <w:szCs w:val="28"/>
        </w:rPr>
        <w:t>Product testing</w:t>
      </w:r>
    </w:p>
    <w:p w14:paraId="07E496E5" w14:textId="610C93D0" w:rsidR="00C80CB1" w:rsidRPr="00F84A6B" w:rsidRDefault="00FA248C" w:rsidP="00FA248C">
      <w:pPr>
        <w:ind w:left="360"/>
        <w:rPr>
          <w:color w:val="0F4761" w:themeColor="accent1" w:themeShade="BF"/>
          <w:sz w:val="28"/>
          <w:szCs w:val="28"/>
        </w:rPr>
      </w:pPr>
      <w:r w:rsidRPr="00F84A6B">
        <w:rPr>
          <w:color w:val="0F4761" w:themeColor="accent1" w:themeShade="BF"/>
          <w:sz w:val="28"/>
          <w:szCs w:val="28"/>
        </w:rPr>
        <w:t>Because of this many automotive industries recruits mechanical engineers. Consequently, these engineers can build a successful career in automobile industry. Moreover, with mechanical engineering background you will have options to work for different industries other than automobile sector. You can get jobs in machinery factories, manufacturing plants.</w:t>
      </w:r>
      <w:r w:rsidR="00926D16" w:rsidRPr="00F84A6B">
        <w:rPr>
          <w:color w:val="0F4761" w:themeColor="accent1" w:themeShade="BF"/>
          <w:sz w:val="28"/>
          <w:szCs w:val="28"/>
        </w:rPr>
        <w:t xml:space="preserve"> </w:t>
      </w:r>
      <w:r w:rsidR="002D25C5" w:rsidRPr="00F84A6B">
        <w:rPr>
          <w:b/>
          <w:bCs/>
          <w:color w:val="0F4761" w:themeColor="accent1" w:themeShade="BF"/>
          <w:sz w:val="28"/>
          <w:szCs w:val="28"/>
        </w:rPr>
        <w:t>&lt;</w:t>
      </w:r>
      <w:r w:rsidR="00510251">
        <w:rPr>
          <w:b/>
          <w:bCs/>
          <w:color w:val="0F4761" w:themeColor="accent1" w:themeShade="BF"/>
          <w:sz w:val="28"/>
          <w:szCs w:val="28"/>
        </w:rPr>
        <w:t>/</w:t>
      </w:r>
      <w:r w:rsidR="002D25C5" w:rsidRPr="00F84A6B">
        <w:rPr>
          <w:b/>
          <w:bCs/>
          <w:color w:val="0F4761" w:themeColor="accent1" w:themeShade="BF"/>
          <w:sz w:val="28"/>
          <w:szCs w:val="28"/>
        </w:rPr>
        <w:t>P&gt;</w:t>
      </w:r>
    </w:p>
    <w:p w14:paraId="6D7E8220" w14:textId="2E146B75" w:rsidR="005178AA" w:rsidRPr="00F84A6B" w:rsidRDefault="005178AA" w:rsidP="006B501C">
      <w:pPr>
        <w:rPr>
          <w:b/>
          <w:bCs/>
          <w:color w:val="0F4761" w:themeColor="accent1" w:themeShade="BF"/>
          <w:sz w:val="28"/>
          <w:szCs w:val="28"/>
        </w:rPr>
      </w:pPr>
    </w:p>
    <w:p w14:paraId="6FDCF5BA" w14:textId="77777777" w:rsidR="005178AA" w:rsidRPr="00F84A6B" w:rsidRDefault="005178AA" w:rsidP="0082349A">
      <w:pPr>
        <w:jc w:val="center"/>
        <w:rPr>
          <w:color w:val="215E99" w:themeColor="text2" w:themeTint="BF"/>
          <w:sz w:val="28"/>
          <w:szCs w:val="28"/>
        </w:rPr>
      </w:pPr>
    </w:p>
    <w:p w14:paraId="7B32CAC0" w14:textId="037A1750" w:rsidR="00A17EB7" w:rsidRPr="00F84A6B" w:rsidRDefault="00CC1F1B" w:rsidP="00CC1F1B">
      <w:pPr>
        <w:rPr>
          <w:b/>
          <w:bCs/>
          <w:color w:val="0F4761" w:themeColor="accent1" w:themeShade="BF"/>
          <w:sz w:val="28"/>
          <w:szCs w:val="28"/>
        </w:rPr>
      </w:pPr>
      <w:r w:rsidRPr="00F84A6B">
        <w:rPr>
          <w:b/>
          <w:bCs/>
          <w:color w:val="0F4761" w:themeColor="accent1" w:themeShade="BF"/>
          <w:sz w:val="28"/>
          <w:szCs w:val="28"/>
        </w:rPr>
        <w:t>&lt;H</w:t>
      </w:r>
      <w:r w:rsidR="00690A7B" w:rsidRPr="00F84A6B">
        <w:rPr>
          <w:b/>
          <w:bCs/>
          <w:color w:val="0F4761" w:themeColor="accent1" w:themeShade="BF"/>
          <w:sz w:val="28"/>
          <w:szCs w:val="28"/>
        </w:rPr>
        <w:t xml:space="preserve">2&gt; Automotive </w:t>
      </w:r>
      <w:r w:rsidR="00A5617D" w:rsidRPr="00F84A6B">
        <w:rPr>
          <w:b/>
          <w:bCs/>
          <w:color w:val="0F4761" w:themeColor="accent1" w:themeShade="BF"/>
          <w:sz w:val="28"/>
          <w:szCs w:val="28"/>
        </w:rPr>
        <w:t>Engineering Education</w:t>
      </w:r>
      <w:r w:rsidR="007E1F4A" w:rsidRPr="00F84A6B">
        <w:rPr>
          <w:b/>
          <w:bCs/>
          <w:color w:val="0F4761" w:themeColor="accent1" w:themeShade="BF"/>
          <w:sz w:val="28"/>
          <w:szCs w:val="28"/>
        </w:rPr>
        <w:t xml:space="preserve"> &lt;H2&gt;</w:t>
      </w:r>
    </w:p>
    <w:p w14:paraId="2B7B84A4" w14:textId="77777777" w:rsidR="00B44A43" w:rsidRPr="00F84A6B" w:rsidRDefault="00A5617D" w:rsidP="00B44A43">
      <w:pPr>
        <w:rPr>
          <w:color w:val="0F4761" w:themeColor="accent1" w:themeShade="BF"/>
          <w:sz w:val="28"/>
          <w:szCs w:val="28"/>
        </w:rPr>
      </w:pPr>
      <w:r w:rsidRPr="00F84A6B">
        <w:rPr>
          <w:b/>
          <w:bCs/>
          <w:color w:val="0F4761" w:themeColor="accent1" w:themeShade="BF"/>
          <w:sz w:val="28"/>
          <w:szCs w:val="28"/>
        </w:rPr>
        <w:t xml:space="preserve">&lt;P&gt; </w:t>
      </w:r>
      <w:r w:rsidR="00B44A43" w:rsidRPr="00F84A6B">
        <w:rPr>
          <w:color w:val="0F4761" w:themeColor="accent1" w:themeShade="BF"/>
          <w:sz w:val="28"/>
          <w:szCs w:val="28"/>
        </w:rPr>
        <w:t>To begin with, Automotive engineering education prepares students for real-world challenges, specifically with classroom studies and hands-on workshop programme.</w:t>
      </w:r>
    </w:p>
    <w:p w14:paraId="3C9C5488" w14:textId="77777777" w:rsidR="00B44A43" w:rsidRPr="00F84A6B" w:rsidRDefault="00B44A43" w:rsidP="00B44A43">
      <w:pPr>
        <w:rPr>
          <w:color w:val="0F4761" w:themeColor="accent1" w:themeShade="BF"/>
          <w:sz w:val="28"/>
          <w:szCs w:val="28"/>
        </w:rPr>
      </w:pPr>
      <w:r w:rsidRPr="00F84A6B">
        <w:rPr>
          <w:color w:val="0F4761" w:themeColor="accent1" w:themeShade="BF"/>
          <w:sz w:val="28"/>
          <w:szCs w:val="28"/>
        </w:rPr>
        <w:t>Subjects covered are:</w:t>
      </w:r>
    </w:p>
    <w:p w14:paraId="5463ADC9" w14:textId="77777777" w:rsidR="00B44A43" w:rsidRPr="00F84A6B" w:rsidRDefault="00B44A43" w:rsidP="00B44A43">
      <w:pPr>
        <w:numPr>
          <w:ilvl w:val="0"/>
          <w:numId w:val="28"/>
        </w:numPr>
        <w:rPr>
          <w:color w:val="0F4761" w:themeColor="accent1" w:themeShade="BF"/>
          <w:sz w:val="28"/>
          <w:szCs w:val="28"/>
        </w:rPr>
      </w:pPr>
      <w:r w:rsidRPr="00F84A6B">
        <w:rPr>
          <w:color w:val="0F4761" w:themeColor="accent1" w:themeShade="BF"/>
          <w:sz w:val="28"/>
          <w:szCs w:val="28"/>
        </w:rPr>
        <w:t>Engineering mechanics</w:t>
      </w:r>
    </w:p>
    <w:p w14:paraId="0F0EE3B2" w14:textId="77777777" w:rsidR="00B44A43" w:rsidRPr="00F84A6B" w:rsidRDefault="00B44A43" w:rsidP="00B44A43">
      <w:pPr>
        <w:numPr>
          <w:ilvl w:val="0"/>
          <w:numId w:val="28"/>
        </w:numPr>
        <w:rPr>
          <w:color w:val="0F4761" w:themeColor="accent1" w:themeShade="BF"/>
          <w:sz w:val="28"/>
          <w:szCs w:val="28"/>
        </w:rPr>
      </w:pPr>
      <w:r w:rsidRPr="00F84A6B">
        <w:rPr>
          <w:color w:val="0F4761" w:themeColor="accent1" w:themeShade="BF"/>
          <w:sz w:val="28"/>
          <w:szCs w:val="28"/>
        </w:rPr>
        <w:t>Thermodynamics</w:t>
      </w:r>
    </w:p>
    <w:p w14:paraId="4941D7D0" w14:textId="77777777" w:rsidR="00B44A43" w:rsidRPr="00F84A6B" w:rsidRDefault="00B44A43" w:rsidP="00B44A43">
      <w:pPr>
        <w:numPr>
          <w:ilvl w:val="0"/>
          <w:numId w:val="28"/>
        </w:numPr>
        <w:rPr>
          <w:b/>
          <w:bCs/>
          <w:color w:val="0F4761" w:themeColor="accent1" w:themeShade="BF"/>
          <w:sz w:val="28"/>
          <w:szCs w:val="28"/>
        </w:rPr>
      </w:pPr>
      <w:r w:rsidRPr="00F84A6B">
        <w:rPr>
          <w:color w:val="0F4761" w:themeColor="accent1" w:themeShade="BF"/>
          <w:sz w:val="28"/>
          <w:szCs w:val="28"/>
        </w:rPr>
        <w:t>Automotive engines</w:t>
      </w:r>
    </w:p>
    <w:p w14:paraId="08F9DDB0" w14:textId="7E013095" w:rsidR="00B44A43" w:rsidRPr="00F84A6B" w:rsidRDefault="00B44A43" w:rsidP="00B44A43"/>
    <w:p w14:paraId="5291F4CC" w14:textId="77777777" w:rsidR="0025582B" w:rsidRDefault="0025582B" w:rsidP="0025582B">
      <w:pPr>
        <w:keepNext/>
        <w:ind w:left="360"/>
      </w:pPr>
      <w:r>
        <w:rPr>
          <w:color w:val="0F4761" w:themeColor="accent1" w:themeShade="BF"/>
          <w:sz w:val="28"/>
          <w:szCs w:val="28"/>
        </w:rPr>
        <w:lastRenderedPageBreak/>
        <w:t xml:space="preserve">                   </w:t>
      </w:r>
      <w:r w:rsidR="00445448" w:rsidRPr="0025582B">
        <w:rPr>
          <w:color w:val="0F4761" w:themeColor="accent1" w:themeShade="BF"/>
          <w:sz w:val="28"/>
          <w:szCs w:val="28"/>
        </w:rPr>
        <w:t xml:space="preserve">   </w:t>
      </w:r>
      <w:r w:rsidR="001F160B" w:rsidRPr="00F84A6B">
        <w:rPr>
          <w:noProof/>
        </w:rPr>
        <w:drawing>
          <wp:inline distT="0" distB="0" distL="0" distR="0" wp14:anchorId="7B9BFA25" wp14:editId="61845602">
            <wp:extent cx="3560832" cy="2049780"/>
            <wp:effectExtent l="0" t="0" r="1905" b="7620"/>
            <wp:docPr id="913260798" name="Picture 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60798" name="Picture 3">
                      <a:hlinkClick r:id="rId14"/>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9414" cy="2060477"/>
                    </a:xfrm>
                    <a:prstGeom prst="rect">
                      <a:avLst/>
                    </a:prstGeom>
                  </pic:spPr>
                </pic:pic>
              </a:graphicData>
            </a:graphic>
          </wp:inline>
        </w:drawing>
      </w:r>
    </w:p>
    <w:p w14:paraId="4D41F31E" w14:textId="2596C6AD" w:rsidR="00340717" w:rsidRPr="0025582B" w:rsidRDefault="002A5F40" w:rsidP="0025582B">
      <w:pPr>
        <w:pStyle w:val="Caption"/>
        <w:rPr>
          <w:color w:val="0F4761" w:themeColor="accent1" w:themeShade="BF"/>
          <w:sz w:val="28"/>
          <w:szCs w:val="28"/>
        </w:rPr>
      </w:pPr>
      <w:r>
        <w:t xml:space="preserve">                                              </w:t>
      </w:r>
      <w:r w:rsidR="0025582B">
        <w:t xml:space="preserve">car concept drawing </w:t>
      </w:r>
      <w:fldSimple w:instr=" SEQ car_concept_drawing \* ARABIC ">
        <w:r w:rsidR="0025582B">
          <w:rPr>
            <w:noProof/>
          </w:rPr>
          <w:t>1</w:t>
        </w:r>
      </w:fldSimple>
    </w:p>
    <w:p w14:paraId="6C9CC41E" w14:textId="258DD570" w:rsidR="00282301" w:rsidRPr="00F84A6B" w:rsidRDefault="00282301" w:rsidP="00282301">
      <w:pPr>
        <w:numPr>
          <w:ilvl w:val="0"/>
          <w:numId w:val="20"/>
        </w:numPr>
        <w:spacing w:before="100" w:beforeAutospacing="1" w:after="100" w:afterAutospacing="1" w:line="240" w:lineRule="auto"/>
        <w:rPr>
          <w:rFonts w:ascii="Times New Roman" w:eastAsia="Times New Roman" w:hAnsi="Times New Roman" w:cs="Times New Roman"/>
          <w:color w:val="0F4761" w:themeColor="accent1" w:themeShade="BF"/>
          <w:kern w:val="0"/>
          <w:sz w:val="24"/>
          <w:szCs w:val="24"/>
          <w:lang w:eastAsia="en-IN"/>
          <w14:ligatures w14:val="none"/>
        </w:rPr>
      </w:pPr>
      <w:r w:rsidRPr="00F84A6B">
        <w:rPr>
          <w:rFonts w:ascii="Times New Roman" w:eastAsia="Times New Roman" w:hAnsi="Times New Roman" w:cs="Times New Roman"/>
          <w:color w:val="0F4761" w:themeColor="accent1" w:themeShade="BF"/>
          <w:kern w:val="0"/>
          <w:sz w:val="24"/>
          <w:szCs w:val="24"/>
          <w:lang w:eastAsia="en-IN"/>
          <w14:ligatures w14:val="none"/>
        </w:rPr>
        <w:t>Machine design</w:t>
      </w:r>
    </w:p>
    <w:p w14:paraId="551CA17E" w14:textId="77777777" w:rsidR="00282301" w:rsidRPr="00F84A6B" w:rsidRDefault="00282301" w:rsidP="00282301">
      <w:pPr>
        <w:numPr>
          <w:ilvl w:val="0"/>
          <w:numId w:val="20"/>
        </w:numPr>
        <w:spacing w:before="100" w:beforeAutospacing="1" w:after="100" w:afterAutospacing="1" w:line="240" w:lineRule="auto"/>
        <w:rPr>
          <w:rFonts w:ascii="Times New Roman" w:eastAsia="Times New Roman" w:hAnsi="Times New Roman" w:cs="Times New Roman"/>
          <w:color w:val="0F4761" w:themeColor="accent1" w:themeShade="BF"/>
          <w:kern w:val="0"/>
          <w:sz w:val="24"/>
          <w:szCs w:val="24"/>
          <w:lang w:eastAsia="en-IN"/>
          <w14:ligatures w14:val="none"/>
        </w:rPr>
      </w:pPr>
      <w:r w:rsidRPr="00F84A6B">
        <w:rPr>
          <w:rFonts w:ascii="Times New Roman" w:eastAsia="Times New Roman" w:hAnsi="Times New Roman" w:cs="Times New Roman"/>
          <w:color w:val="0F4761" w:themeColor="accent1" w:themeShade="BF"/>
          <w:kern w:val="0"/>
          <w:sz w:val="24"/>
          <w:szCs w:val="24"/>
          <w:lang w:eastAsia="en-IN"/>
          <w14:ligatures w14:val="none"/>
        </w:rPr>
        <w:t>Vehicle</w:t>
      </w:r>
    </w:p>
    <w:p w14:paraId="466C3C82" w14:textId="77777777" w:rsidR="00282301" w:rsidRPr="00F84A6B" w:rsidRDefault="00282301" w:rsidP="00282301">
      <w:pPr>
        <w:numPr>
          <w:ilvl w:val="0"/>
          <w:numId w:val="20"/>
        </w:numPr>
        <w:spacing w:before="100" w:beforeAutospacing="1" w:after="100" w:afterAutospacing="1" w:line="240" w:lineRule="auto"/>
        <w:rPr>
          <w:rFonts w:ascii="Times New Roman" w:eastAsia="Times New Roman" w:hAnsi="Times New Roman" w:cs="Times New Roman"/>
          <w:color w:val="0F4761" w:themeColor="accent1" w:themeShade="BF"/>
          <w:kern w:val="0"/>
          <w:sz w:val="24"/>
          <w:szCs w:val="24"/>
          <w:lang w:eastAsia="en-IN"/>
          <w14:ligatures w14:val="none"/>
        </w:rPr>
      </w:pPr>
      <w:r w:rsidRPr="00F84A6B">
        <w:rPr>
          <w:rFonts w:ascii="Times New Roman" w:eastAsia="Times New Roman" w:hAnsi="Times New Roman" w:cs="Times New Roman"/>
          <w:color w:val="0F4761" w:themeColor="accent1" w:themeShade="BF"/>
          <w:kern w:val="0"/>
          <w:sz w:val="24"/>
          <w:szCs w:val="24"/>
          <w:lang w:eastAsia="en-IN"/>
          <w14:ligatures w14:val="none"/>
        </w:rPr>
        <w:t>Manufacturing Technology</w:t>
      </w:r>
    </w:p>
    <w:p w14:paraId="7A33C776" w14:textId="3A8F8115" w:rsidR="00445BF7" w:rsidRPr="00F84A6B" w:rsidRDefault="00282301" w:rsidP="00B8767E">
      <w:pPr>
        <w:spacing w:before="100" w:beforeAutospacing="1" w:after="100" w:afterAutospacing="1" w:line="240" w:lineRule="auto"/>
        <w:rPr>
          <w:rFonts w:ascii="Times New Roman" w:eastAsia="Times New Roman" w:hAnsi="Times New Roman" w:cs="Times New Roman"/>
          <w:color w:val="0F4761" w:themeColor="accent1" w:themeShade="BF"/>
          <w:kern w:val="0"/>
          <w:sz w:val="24"/>
          <w:szCs w:val="24"/>
          <w:lang w:eastAsia="en-IN"/>
          <w14:ligatures w14:val="none"/>
        </w:rPr>
      </w:pPr>
      <w:r w:rsidRPr="00F84A6B">
        <w:rPr>
          <w:rFonts w:ascii="Times New Roman" w:eastAsia="Times New Roman" w:hAnsi="Times New Roman" w:cs="Times New Roman"/>
          <w:color w:val="0F4761" w:themeColor="accent1" w:themeShade="BF"/>
          <w:kern w:val="0"/>
          <w:sz w:val="24"/>
          <w:szCs w:val="24"/>
          <w:lang w:eastAsia="en-IN"/>
          <w14:ligatures w14:val="none"/>
        </w:rPr>
        <w:t xml:space="preserve">Ultimately these gives students a strong foundation. Consequently, their knowledge which will prepare them to build a strong </w:t>
      </w:r>
      <w:proofErr w:type="gramStart"/>
      <w:r w:rsidRPr="00F84A6B">
        <w:rPr>
          <w:rFonts w:ascii="Times New Roman" w:eastAsia="Times New Roman" w:hAnsi="Times New Roman" w:cs="Times New Roman"/>
          <w:color w:val="0F4761" w:themeColor="accent1" w:themeShade="BF"/>
          <w:kern w:val="0"/>
          <w:sz w:val="24"/>
          <w:szCs w:val="24"/>
          <w:lang w:eastAsia="en-IN"/>
          <w14:ligatures w14:val="none"/>
        </w:rPr>
        <w:t>career.</w:t>
      </w:r>
      <w:r w:rsidR="007E1F4A" w:rsidRPr="00F84A6B">
        <w:rPr>
          <w:b/>
          <w:bCs/>
          <w:color w:val="0F4761" w:themeColor="accent1" w:themeShade="BF"/>
          <w:sz w:val="28"/>
          <w:szCs w:val="28"/>
        </w:rPr>
        <w:t>&lt;</w:t>
      </w:r>
      <w:proofErr w:type="gramEnd"/>
      <w:r w:rsidR="00510251">
        <w:rPr>
          <w:b/>
          <w:bCs/>
          <w:color w:val="0F4761" w:themeColor="accent1" w:themeShade="BF"/>
          <w:sz w:val="28"/>
          <w:szCs w:val="28"/>
        </w:rPr>
        <w:t>/</w:t>
      </w:r>
      <w:r w:rsidR="007E1F4A" w:rsidRPr="00F84A6B">
        <w:rPr>
          <w:b/>
          <w:bCs/>
          <w:color w:val="0F4761" w:themeColor="accent1" w:themeShade="BF"/>
          <w:sz w:val="28"/>
          <w:szCs w:val="28"/>
        </w:rPr>
        <w:t>P&gt;</w:t>
      </w:r>
      <w:r w:rsidR="00B32210" w:rsidRPr="00F84A6B">
        <w:rPr>
          <w:color w:val="0F4761" w:themeColor="accent1" w:themeShade="BF"/>
          <w:sz w:val="28"/>
          <w:szCs w:val="28"/>
        </w:rPr>
        <w:t xml:space="preserve">       </w:t>
      </w:r>
    </w:p>
    <w:p w14:paraId="38DDBBEC" w14:textId="77777777" w:rsidR="001052A5" w:rsidRPr="00F84A6B" w:rsidRDefault="001052A5" w:rsidP="009B083A">
      <w:pPr>
        <w:ind w:left="360"/>
        <w:rPr>
          <w:color w:val="0F4761" w:themeColor="accent1" w:themeShade="BF"/>
          <w:sz w:val="28"/>
          <w:szCs w:val="28"/>
        </w:rPr>
      </w:pPr>
    </w:p>
    <w:p w14:paraId="633C46B4" w14:textId="350E3860" w:rsidR="001052A5" w:rsidRPr="00F84A6B" w:rsidRDefault="001052A5" w:rsidP="009B083A">
      <w:pPr>
        <w:ind w:left="360"/>
        <w:rPr>
          <w:b/>
          <w:bCs/>
          <w:color w:val="0F4761" w:themeColor="accent1" w:themeShade="BF"/>
          <w:sz w:val="28"/>
          <w:szCs w:val="28"/>
        </w:rPr>
      </w:pPr>
      <w:r w:rsidRPr="00F84A6B">
        <w:rPr>
          <w:b/>
          <w:bCs/>
          <w:color w:val="0F4761" w:themeColor="accent1" w:themeShade="BF"/>
          <w:sz w:val="28"/>
          <w:szCs w:val="28"/>
        </w:rPr>
        <w:t xml:space="preserve">&lt;H2&gt; </w:t>
      </w:r>
      <w:r w:rsidR="00417D62" w:rsidRPr="00F84A6B">
        <w:rPr>
          <w:b/>
          <w:bCs/>
          <w:color w:val="0F4761" w:themeColor="accent1" w:themeShade="BF"/>
          <w:sz w:val="28"/>
          <w:szCs w:val="28"/>
        </w:rPr>
        <w:t>Automotive engineering courses</w:t>
      </w:r>
      <w:r w:rsidR="007E1F4A" w:rsidRPr="00F84A6B">
        <w:rPr>
          <w:b/>
          <w:bCs/>
          <w:color w:val="0F4761" w:themeColor="accent1" w:themeShade="BF"/>
          <w:sz w:val="28"/>
          <w:szCs w:val="28"/>
        </w:rPr>
        <w:t xml:space="preserve"> &lt;H2&gt;</w:t>
      </w:r>
    </w:p>
    <w:p w14:paraId="57EC2364" w14:textId="77777777" w:rsidR="001C0068" w:rsidRPr="00F84A6B" w:rsidRDefault="009543AA" w:rsidP="001C0068">
      <w:pPr>
        <w:ind w:left="360"/>
        <w:rPr>
          <w:color w:val="0F4761" w:themeColor="accent1" w:themeShade="BF"/>
          <w:sz w:val="28"/>
          <w:szCs w:val="28"/>
        </w:rPr>
      </w:pPr>
      <w:r w:rsidRPr="00F84A6B">
        <w:rPr>
          <w:b/>
          <w:bCs/>
          <w:color w:val="0F4761" w:themeColor="accent1" w:themeShade="BF"/>
          <w:sz w:val="28"/>
          <w:szCs w:val="28"/>
        </w:rPr>
        <w:t xml:space="preserve">&lt;P&gt; </w:t>
      </w:r>
      <w:r w:rsidR="001C0068" w:rsidRPr="00F84A6B">
        <w:rPr>
          <w:color w:val="0F4761" w:themeColor="accent1" w:themeShade="BF"/>
          <w:sz w:val="28"/>
          <w:szCs w:val="28"/>
        </w:rPr>
        <w:t>Currently, there are different automotive courses available for students. For instance, common courses are:</w:t>
      </w:r>
    </w:p>
    <w:p w14:paraId="19169350" w14:textId="77777777" w:rsidR="001C0068" w:rsidRPr="00F84A6B" w:rsidRDefault="001C0068" w:rsidP="001C0068">
      <w:pPr>
        <w:numPr>
          <w:ilvl w:val="0"/>
          <w:numId w:val="30"/>
        </w:numPr>
        <w:rPr>
          <w:color w:val="0F4761" w:themeColor="accent1" w:themeShade="BF"/>
          <w:sz w:val="28"/>
          <w:szCs w:val="28"/>
        </w:rPr>
      </w:pPr>
      <w:r w:rsidRPr="00F84A6B">
        <w:rPr>
          <w:color w:val="0F4761" w:themeColor="accent1" w:themeShade="BF"/>
          <w:sz w:val="28"/>
          <w:szCs w:val="28"/>
        </w:rPr>
        <w:t>Diploma programs</w:t>
      </w:r>
    </w:p>
    <w:p w14:paraId="121E31B1" w14:textId="77777777" w:rsidR="001C0068" w:rsidRPr="00F84A6B" w:rsidRDefault="001C0068" w:rsidP="001C0068">
      <w:pPr>
        <w:numPr>
          <w:ilvl w:val="0"/>
          <w:numId w:val="30"/>
        </w:numPr>
        <w:rPr>
          <w:color w:val="0F4761" w:themeColor="accent1" w:themeShade="BF"/>
          <w:sz w:val="28"/>
          <w:szCs w:val="28"/>
        </w:rPr>
      </w:pPr>
      <w:r w:rsidRPr="00F84A6B">
        <w:rPr>
          <w:color w:val="0F4761" w:themeColor="accent1" w:themeShade="BF"/>
          <w:sz w:val="28"/>
          <w:szCs w:val="28"/>
        </w:rPr>
        <w:t>Bachelor's degree (B. Tech /B.E.)</w:t>
      </w:r>
    </w:p>
    <w:p w14:paraId="2B650DAC" w14:textId="77777777" w:rsidR="001C0068" w:rsidRPr="00F84A6B" w:rsidRDefault="001C0068" w:rsidP="001C0068">
      <w:pPr>
        <w:numPr>
          <w:ilvl w:val="0"/>
          <w:numId w:val="30"/>
        </w:numPr>
        <w:rPr>
          <w:color w:val="0F4761" w:themeColor="accent1" w:themeShade="BF"/>
          <w:sz w:val="28"/>
          <w:szCs w:val="28"/>
        </w:rPr>
      </w:pPr>
      <w:r w:rsidRPr="00F84A6B">
        <w:rPr>
          <w:color w:val="0F4761" w:themeColor="accent1" w:themeShade="BF"/>
          <w:sz w:val="28"/>
          <w:szCs w:val="28"/>
        </w:rPr>
        <w:t>Master's degree (M. Tech)</w:t>
      </w:r>
    </w:p>
    <w:p w14:paraId="5ECA4611" w14:textId="77777777" w:rsidR="001C0068" w:rsidRPr="00F84A6B" w:rsidRDefault="001C0068" w:rsidP="001C0068">
      <w:pPr>
        <w:numPr>
          <w:ilvl w:val="0"/>
          <w:numId w:val="30"/>
        </w:numPr>
        <w:rPr>
          <w:color w:val="0F4761" w:themeColor="accent1" w:themeShade="BF"/>
          <w:sz w:val="28"/>
          <w:szCs w:val="28"/>
        </w:rPr>
      </w:pPr>
      <w:r w:rsidRPr="00F84A6B">
        <w:rPr>
          <w:color w:val="0F4761" w:themeColor="accent1" w:themeShade="BF"/>
          <w:sz w:val="28"/>
          <w:szCs w:val="28"/>
        </w:rPr>
        <w:t>Certificate courses</w:t>
      </w:r>
    </w:p>
    <w:p w14:paraId="10EED810" w14:textId="77777777" w:rsidR="001C0068" w:rsidRPr="00F84A6B" w:rsidRDefault="001C0068" w:rsidP="001C0068">
      <w:pPr>
        <w:numPr>
          <w:ilvl w:val="0"/>
          <w:numId w:val="30"/>
        </w:numPr>
        <w:rPr>
          <w:color w:val="0F4761" w:themeColor="accent1" w:themeShade="BF"/>
          <w:sz w:val="28"/>
          <w:szCs w:val="28"/>
        </w:rPr>
      </w:pPr>
      <w:r w:rsidRPr="00F84A6B">
        <w:rPr>
          <w:color w:val="0F4761" w:themeColor="accent1" w:themeShade="BF"/>
          <w:sz w:val="28"/>
          <w:szCs w:val="28"/>
        </w:rPr>
        <w:t>Short-term industry certification programs</w:t>
      </w:r>
    </w:p>
    <w:p w14:paraId="7D490C5F" w14:textId="3513E205" w:rsidR="00030A36" w:rsidRPr="00F84A6B" w:rsidRDefault="001C0068" w:rsidP="00B26FF6">
      <w:pPr>
        <w:ind w:left="360"/>
        <w:rPr>
          <w:color w:val="0F4761" w:themeColor="accent1" w:themeShade="BF"/>
          <w:sz w:val="28"/>
          <w:szCs w:val="28"/>
        </w:rPr>
      </w:pPr>
      <w:r w:rsidRPr="00F84A6B">
        <w:rPr>
          <w:color w:val="0F4761" w:themeColor="accent1" w:themeShade="BF"/>
          <w:sz w:val="28"/>
          <w:szCs w:val="28"/>
        </w:rPr>
        <w:t xml:space="preserve">In addition to, there are also many online specialized courses for electric vehicles, automotive software, and manufacturing technologies, helping students to stay </w:t>
      </w:r>
      <w:proofErr w:type="gramStart"/>
      <w:r w:rsidRPr="00F84A6B">
        <w:rPr>
          <w:color w:val="0F4761" w:themeColor="accent1" w:themeShade="BF"/>
          <w:sz w:val="28"/>
          <w:szCs w:val="28"/>
        </w:rPr>
        <w:t>updated.</w:t>
      </w:r>
      <w:r w:rsidR="007E1F4A" w:rsidRPr="00F84A6B">
        <w:rPr>
          <w:b/>
          <w:bCs/>
          <w:color w:val="0F4761" w:themeColor="accent1" w:themeShade="BF"/>
          <w:sz w:val="28"/>
          <w:szCs w:val="28"/>
        </w:rPr>
        <w:t>&lt;</w:t>
      </w:r>
      <w:proofErr w:type="gramEnd"/>
      <w:r w:rsidR="004B1C74">
        <w:rPr>
          <w:b/>
          <w:bCs/>
          <w:color w:val="0F4761" w:themeColor="accent1" w:themeShade="BF"/>
          <w:sz w:val="28"/>
          <w:szCs w:val="28"/>
        </w:rPr>
        <w:t>/</w:t>
      </w:r>
      <w:r w:rsidR="00BA12BB" w:rsidRPr="00F84A6B">
        <w:rPr>
          <w:b/>
          <w:bCs/>
          <w:color w:val="0F4761" w:themeColor="accent1" w:themeShade="BF"/>
          <w:sz w:val="28"/>
          <w:szCs w:val="28"/>
        </w:rPr>
        <w:t>P&gt;</w:t>
      </w:r>
    </w:p>
    <w:p w14:paraId="5882E38B" w14:textId="77777777" w:rsidR="00CC1F1B" w:rsidRPr="00F84A6B" w:rsidRDefault="00CC1F1B" w:rsidP="00CC1F1B">
      <w:pPr>
        <w:rPr>
          <w:color w:val="215E99" w:themeColor="text2" w:themeTint="BF"/>
          <w:sz w:val="28"/>
          <w:szCs w:val="28"/>
        </w:rPr>
      </w:pPr>
    </w:p>
    <w:p w14:paraId="68AAA034" w14:textId="37C64A77" w:rsidR="00202F93" w:rsidRPr="00F84A6B" w:rsidRDefault="00CF4A2B" w:rsidP="00CC1F1B">
      <w:pPr>
        <w:rPr>
          <w:b/>
          <w:bCs/>
          <w:color w:val="0F4761" w:themeColor="accent1" w:themeShade="BF"/>
          <w:sz w:val="28"/>
          <w:szCs w:val="28"/>
        </w:rPr>
      </w:pPr>
      <w:r w:rsidRPr="00F84A6B">
        <w:rPr>
          <w:b/>
          <w:bCs/>
          <w:color w:val="0F4761" w:themeColor="accent1" w:themeShade="BF"/>
          <w:sz w:val="28"/>
          <w:szCs w:val="28"/>
        </w:rPr>
        <w:t>&lt;H2&gt; Career Opportunities</w:t>
      </w:r>
      <w:r w:rsidR="00976AE0" w:rsidRPr="00F84A6B">
        <w:rPr>
          <w:b/>
          <w:bCs/>
          <w:color w:val="0F4761" w:themeColor="accent1" w:themeShade="BF"/>
          <w:sz w:val="28"/>
          <w:szCs w:val="28"/>
        </w:rPr>
        <w:t>:</w:t>
      </w:r>
      <w:r w:rsidR="00BA12BB" w:rsidRPr="00F84A6B">
        <w:rPr>
          <w:b/>
          <w:bCs/>
          <w:color w:val="0F4761" w:themeColor="accent1" w:themeShade="BF"/>
          <w:sz w:val="28"/>
          <w:szCs w:val="28"/>
        </w:rPr>
        <w:t xml:space="preserve"> &lt;H2&gt;</w:t>
      </w:r>
    </w:p>
    <w:p w14:paraId="107CC60E" w14:textId="77777777" w:rsidR="0032244B" w:rsidRPr="00F84A6B" w:rsidRDefault="00CF4A2B" w:rsidP="0032244B">
      <w:pPr>
        <w:rPr>
          <w:color w:val="0F4761" w:themeColor="accent1" w:themeShade="BF"/>
          <w:sz w:val="28"/>
          <w:szCs w:val="28"/>
        </w:rPr>
      </w:pPr>
      <w:r w:rsidRPr="00F84A6B">
        <w:rPr>
          <w:b/>
          <w:bCs/>
          <w:color w:val="0F4761" w:themeColor="accent1" w:themeShade="BF"/>
          <w:sz w:val="28"/>
          <w:szCs w:val="28"/>
        </w:rPr>
        <w:lastRenderedPageBreak/>
        <w:t xml:space="preserve">&lt;P&gt; </w:t>
      </w:r>
      <w:r w:rsidR="0032244B" w:rsidRPr="00F84A6B">
        <w:rPr>
          <w:color w:val="0F4761" w:themeColor="accent1" w:themeShade="BF"/>
          <w:sz w:val="28"/>
          <w:szCs w:val="28"/>
        </w:rPr>
        <w:t>First and foremost, automobile sector has career opportunities in both govt. and private sectors. Opportunities are there across the world. Specifically, A graduate can work as:</w:t>
      </w:r>
    </w:p>
    <w:p w14:paraId="1DC6B877" w14:textId="77777777" w:rsidR="0032244B" w:rsidRPr="00F84A6B" w:rsidRDefault="0032244B" w:rsidP="0032244B">
      <w:pPr>
        <w:numPr>
          <w:ilvl w:val="0"/>
          <w:numId w:val="31"/>
        </w:numPr>
        <w:rPr>
          <w:color w:val="0F4761" w:themeColor="accent1" w:themeShade="BF"/>
          <w:sz w:val="28"/>
          <w:szCs w:val="28"/>
        </w:rPr>
      </w:pPr>
      <w:r w:rsidRPr="00F84A6B">
        <w:rPr>
          <w:color w:val="0F4761" w:themeColor="accent1" w:themeShade="BF"/>
          <w:sz w:val="28"/>
          <w:szCs w:val="28"/>
        </w:rPr>
        <w:t>Automobile Engineer</w:t>
      </w:r>
    </w:p>
    <w:p w14:paraId="6B9F7B9A" w14:textId="77777777" w:rsidR="0032244B" w:rsidRPr="00F84A6B" w:rsidRDefault="0032244B" w:rsidP="0032244B">
      <w:pPr>
        <w:numPr>
          <w:ilvl w:val="0"/>
          <w:numId w:val="31"/>
        </w:numPr>
        <w:rPr>
          <w:color w:val="0F4761" w:themeColor="accent1" w:themeShade="BF"/>
          <w:sz w:val="28"/>
          <w:szCs w:val="28"/>
        </w:rPr>
      </w:pPr>
      <w:r w:rsidRPr="00F84A6B">
        <w:rPr>
          <w:color w:val="0F4761" w:themeColor="accent1" w:themeShade="BF"/>
          <w:sz w:val="28"/>
          <w:szCs w:val="28"/>
        </w:rPr>
        <w:t>Design Engineer</w:t>
      </w:r>
    </w:p>
    <w:p w14:paraId="6055C2FF" w14:textId="77777777" w:rsidR="0032244B" w:rsidRPr="00F84A6B" w:rsidRDefault="0032244B" w:rsidP="0032244B">
      <w:pPr>
        <w:numPr>
          <w:ilvl w:val="0"/>
          <w:numId w:val="31"/>
        </w:numPr>
        <w:rPr>
          <w:color w:val="0F4761" w:themeColor="accent1" w:themeShade="BF"/>
          <w:sz w:val="28"/>
          <w:szCs w:val="28"/>
        </w:rPr>
      </w:pPr>
      <w:r w:rsidRPr="00F84A6B">
        <w:rPr>
          <w:color w:val="0F4761" w:themeColor="accent1" w:themeShade="BF"/>
          <w:sz w:val="28"/>
          <w:szCs w:val="28"/>
        </w:rPr>
        <w:t>Production Engineer</w:t>
      </w:r>
    </w:p>
    <w:p w14:paraId="55269ACF" w14:textId="77777777" w:rsidR="0032244B" w:rsidRPr="00F84A6B" w:rsidRDefault="0032244B" w:rsidP="0032244B">
      <w:pPr>
        <w:numPr>
          <w:ilvl w:val="0"/>
          <w:numId w:val="31"/>
        </w:numPr>
        <w:rPr>
          <w:color w:val="0F4761" w:themeColor="accent1" w:themeShade="BF"/>
          <w:sz w:val="28"/>
          <w:szCs w:val="28"/>
        </w:rPr>
      </w:pPr>
      <w:r w:rsidRPr="00F84A6B">
        <w:rPr>
          <w:color w:val="0F4761" w:themeColor="accent1" w:themeShade="BF"/>
          <w:sz w:val="28"/>
          <w:szCs w:val="28"/>
        </w:rPr>
        <w:t>Service Engineer</w:t>
      </w:r>
    </w:p>
    <w:p w14:paraId="450DDFCD" w14:textId="77777777" w:rsidR="0032244B" w:rsidRPr="00F84A6B" w:rsidRDefault="0032244B" w:rsidP="0032244B">
      <w:pPr>
        <w:numPr>
          <w:ilvl w:val="0"/>
          <w:numId w:val="31"/>
        </w:numPr>
        <w:rPr>
          <w:color w:val="0F4761" w:themeColor="accent1" w:themeShade="BF"/>
          <w:sz w:val="28"/>
          <w:szCs w:val="28"/>
        </w:rPr>
      </w:pPr>
      <w:r w:rsidRPr="00F84A6B">
        <w:rPr>
          <w:color w:val="0F4761" w:themeColor="accent1" w:themeShade="BF"/>
          <w:sz w:val="28"/>
          <w:szCs w:val="28"/>
        </w:rPr>
        <w:t>Quality Control Engineer</w:t>
      </w:r>
    </w:p>
    <w:p w14:paraId="404F84D4" w14:textId="77777777" w:rsidR="0032244B" w:rsidRPr="00F84A6B" w:rsidRDefault="0032244B" w:rsidP="0032244B">
      <w:pPr>
        <w:numPr>
          <w:ilvl w:val="0"/>
          <w:numId w:val="31"/>
        </w:numPr>
        <w:rPr>
          <w:color w:val="0F4761" w:themeColor="accent1" w:themeShade="BF"/>
          <w:sz w:val="28"/>
          <w:szCs w:val="28"/>
        </w:rPr>
      </w:pPr>
      <w:r w:rsidRPr="00F84A6B">
        <w:rPr>
          <w:color w:val="0F4761" w:themeColor="accent1" w:themeShade="BF"/>
          <w:sz w:val="28"/>
          <w:szCs w:val="28"/>
        </w:rPr>
        <w:t>Research &amp; Development Engineer</w:t>
      </w:r>
    </w:p>
    <w:p w14:paraId="45A78C30" w14:textId="77777777" w:rsidR="0032244B" w:rsidRPr="00F84A6B" w:rsidRDefault="0032244B" w:rsidP="0032244B">
      <w:pPr>
        <w:numPr>
          <w:ilvl w:val="0"/>
          <w:numId w:val="31"/>
        </w:numPr>
        <w:rPr>
          <w:color w:val="0F4761" w:themeColor="accent1" w:themeShade="BF"/>
          <w:sz w:val="28"/>
          <w:szCs w:val="28"/>
        </w:rPr>
      </w:pPr>
      <w:r w:rsidRPr="00F84A6B">
        <w:rPr>
          <w:color w:val="0F4761" w:themeColor="accent1" w:themeShade="BF"/>
          <w:sz w:val="28"/>
          <w:szCs w:val="28"/>
        </w:rPr>
        <w:t>Vehicle Testing Engineer</w:t>
      </w:r>
    </w:p>
    <w:p w14:paraId="7429650A" w14:textId="56D29C80" w:rsidR="0056443F" w:rsidRPr="00F84A6B" w:rsidRDefault="0032244B" w:rsidP="00155A7D">
      <w:pPr>
        <w:rPr>
          <w:color w:val="0F4761" w:themeColor="accent1" w:themeShade="BF"/>
          <w:sz w:val="28"/>
          <w:szCs w:val="28"/>
        </w:rPr>
      </w:pPr>
      <w:r w:rsidRPr="00F84A6B">
        <w:rPr>
          <w:color w:val="0F4761" w:themeColor="accent1" w:themeShade="BF"/>
          <w:sz w:val="28"/>
          <w:szCs w:val="28"/>
        </w:rPr>
        <w:t>Furthermore, employers are automobile manufacturers, component suppliers, electric vehicle startups, etc</w:t>
      </w:r>
      <w:r w:rsidR="00BA12BB" w:rsidRPr="00F84A6B">
        <w:rPr>
          <w:b/>
          <w:bCs/>
          <w:color w:val="0F4761" w:themeColor="accent1" w:themeShade="BF"/>
          <w:sz w:val="28"/>
          <w:szCs w:val="28"/>
        </w:rPr>
        <w:t>&lt;</w:t>
      </w:r>
      <w:r w:rsidR="004B1C74">
        <w:rPr>
          <w:b/>
          <w:bCs/>
          <w:color w:val="0F4761" w:themeColor="accent1" w:themeShade="BF"/>
          <w:sz w:val="28"/>
          <w:szCs w:val="28"/>
        </w:rPr>
        <w:t>/</w:t>
      </w:r>
      <w:r w:rsidR="00BA12BB" w:rsidRPr="00F84A6B">
        <w:rPr>
          <w:b/>
          <w:bCs/>
          <w:color w:val="0F4761" w:themeColor="accent1" w:themeShade="BF"/>
          <w:sz w:val="28"/>
          <w:szCs w:val="28"/>
        </w:rPr>
        <w:t>P&gt;</w:t>
      </w:r>
    </w:p>
    <w:p w14:paraId="136A8A40" w14:textId="77777777" w:rsidR="00EE50F2" w:rsidRPr="00F84A6B" w:rsidRDefault="00EE50F2" w:rsidP="00344AFF">
      <w:pPr>
        <w:jc w:val="center"/>
        <w:rPr>
          <w:b/>
          <w:bCs/>
          <w:color w:val="0F4761" w:themeColor="accent1" w:themeShade="BF"/>
          <w:sz w:val="28"/>
          <w:szCs w:val="28"/>
        </w:rPr>
      </w:pPr>
    </w:p>
    <w:p w14:paraId="7FDA63B8" w14:textId="1F657C9E" w:rsidR="00690E40" w:rsidRPr="00F84A6B" w:rsidRDefault="00344AFF" w:rsidP="00344AFF">
      <w:pPr>
        <w:jc w:val="center"/>
        <w:rPr>
          <w:b/>
          <w:bCs/>
          <w:color w:val="0F4761" w:themeColor="accent1" w:themeShade="BF"/>
          <w:sz w:val="28"/>
          <w:szCs w:val="28"/>
        </w:rPr>
      </w:pPr>
      <w:r w:rsidRPr="00F84A6B">
        <w:rPr>
          <w:b/>
          <w:bCs/>
          <w:color w:val="0F4761" w:themeColor="accent1" w:themeShade="BF"/>
          <w:sz w:val="28"/>
          <w:szCs w:val="28"/>
        </w:rPr>
        <w:t>&lt;H3&gt; Essential key</w:t>
      </w:r>
      <w:r w:rsidR="00FA5D95" w:rsidRPr="00F84A6B">
        <w:rPr>
          <w:b/>
          <w:bCs/>
          <w:color w:val="0F4761" w:themeColor="accent1" w:themeShade="BF"/>
          <w:sz w:val="28"/>
          <w:szCs w:val="28"/>
        </w:rPr>
        <w:t xml:space="preserve"> for success</w:t>
      </w:r>
      <w:r w:rsidR="00A16727" w:rsidRPr="00F84A6B">
        <w:rPr>
          <w:b/>
          <w:bCs/>
          <w:color w:val="0F4761" w:themeColor="accent1" w:themeShade="BF"/>
          <w:sz w:val="28"/>
          <w:szCs w:val="28"/>
        </w:rPr>
        <w:t>:</w:t>
      </w:r>
      <w:r w:rsidR="00AC3974" w:rsidRPr="00F84A6B">
        <w:rPr>
          <w:b/>
          <w:bCs/>
          <w:color w:val="0F4761" w:themeColor="accent1" w:themeShade="BF"/>
          <w:sz w:val="28"/>
          <w:szCs w:val="28"/>
        </w:rPr>
        <w:t xml:space="preserve"> &lt;H3&gt;</w:t>
      </w:r>
    </w:p>
    <w:p w14:paraId="615CE768" w14:textId="77777777" w:rsidR="00373B4E" w:rsidRPr="00F84A6B" w:rsidRDefault="00A16727" w:rsidP="00373B4E">
      <w:pPr>
        <w:rPr>
          <w:color w:val="0F4761" w:themeColor="accent1" w:themeShade="BF"/>
          <w:sz w:val="28"/>
          <w:szCs w:val="28"/>
        </w:rPr>
      </w:pPr>
      <w:r w:rsidRPr="00F84A6B">
        <w:rPr>
          <w:b/>
          <w:bCs/>
          <w:color w:val="0F4761" w:themeColor="accent1" w:themeShade="BF"/>
          <w:sz w:val="28"/>
          <w:szCs w:val="28"/>
        </w:rPr>
        <w:t>&lt;P&gt;</w:t>
      </w:r>
      <w:r w:rsidR="00373B4E" w:rsidRPr="00F84A6B">
        <w:rPr>
          <w:color w:val="0F4761" w:themeColor="accent1" w:themeShade="BF"/>
          <w:sz w:val="28"/>
          <w:szCs w:val="28"/>
        </w:rPr>
        <w:t xml:space="preserve"> Crucially, Success in the automobile industry requires both technical expertise and problem-solving ability.</w:t>
      </w:r>
    </w:p>
    <w:p w14:paraId="44267E49" w14:textId="77777777" w:rsidR="00373B4E" w:rsidRPr="00F84A6B" w:rsidRDefault="00373B4E" w:rsidP="00373B4E">
      <w:pPr>
        <w:rPr>
          <w:color w:val="0F4761" w:themeColor="accent1" w:themeShade="BF"/>
          <w:sz w:val="28"/>
          <w:szCs w:val="28"/>
        </w:rPr>
      </w:pPr>
      <w:proofErr w:type="gramStart"/>
      <w:r w:rsidRPr="00F84A6B">
        <w:rPr>
          <w:color w:val="0F4761" w:themeColor="accent1" w:themeShade="BF"/>
          <w:sz w:val="28"/>
          <w:szCs w:val="28"/>
        </w:rPr>
        <w:t>In particular important</w:t>
      </w:r>
      <w:proofErr w:type="gramEnd"/>
      <w:r w:rsidRPr="00F84A6B">
        <w:rPr>
          <w:color w:val="0F4761" w:themeColor="accent1" w:themeShade="BF"/>
          <w:sz w:val="28"/>
          <w:szCs w:val="28"/>
        </w:rPr>
        <w:t xml:space="preserve"> skills include:</w:t>
      </w:r>
    </w:p>
    <w:p w14:paraId="13C799E1" w14:textId="77777777" w:rsidR="00373B4E" w:rsidRPr="00F84A6B" w:rsidRDefault="00373B4E" w:rsidP="00373B4E">
      <w:pPr>
        <w:numPr>
          <w:ilvl w:val="0"/>
          <w:numId w:val="32"/>
        </w:numPr>
        <w:rPr>
          <w:color w:val="0F4761" w:themeColor="accent1" w:themeShade="BF"/>
          <w:sz w:val="28"/>
          <w:szCs w:val="28"/>
        </w:rPr>
      </w:pPr>
      <w:r w:rsidRPr="00F84A6B">
        <w:rPr>
          <w:color w:val="0F4761" w:themeColor="accent1" w:themeShade="BF"/>
          <w:sz w:val="28"/>
          <w:szCs w:val="28"/>
        </w:rPr>
        <w:t>Analytical thinking</w:t>
      </w:r>
    </w:p>
    <w:p w14:paraId="6B66FAAB" w14:textId="77777777" w:rsidR="00373B4E" w:rsidRPr="00F84A6B" w:rsidRDefault="00373B4E" w:rsidP="00373B4E">
      <w:pPr>
        <w:numPr>
          <w:ilvl w:val="0"/>
          <w:numId w:val="32"/>
        </w:numPr>
        <w:rPr>
          <w:color w:val="0F4761" w:themeColor="accent1" w:themeShade="BF"/>
          <w:sz w:val="28"/>
          <w:szCs w:val="28"/>
        </w:rPr>
      </w:pPr>
      <w:r w:rsidRPr="00F84A6B">
        <w:rPr>
          <w:color w:val="0F4761" w:themeColor="accent1" w:themeShade="BF"/>
          <w:sz w:val="28"/>
          <w:szCs w:val="28"/>
        </w:rPr>
        <w:t>Mechanical aptitude</w:t>
      </w:r>
    </w:p>
    <w:p w14:paraId="68AB5938" w14:textId="77777777" w:rsidR="00373B4E" w:rsidRPr="00F84A6B" w:rsidRDefault="00373B4E" w:rsidP="00373B4E">
      <w:pPr>
        <w:numPr>
          <w:ilvl w:val="0"/>
          <w:numId w:val="32"/>
        </w:numPr>
        <w:rPr>
          <w:color w:val="0F4761" w:themeColor="accent1" w:themeShade="BF"/>
          <w:sz w:val="28"/>
          <w:szCs w:val="28"/>
        </w:rPr>
      </w:pPr>
      <w:r w:rsidRPr="00F84A6B">
        <w:rPr>
          <w:color w:val="0F4761" w:themeColor="accent1" w:themeShade="BF"/>
          <w:sz w:val="28"/>
          <w:szCs w:val="28"/>
        </w:rPr>
        <w:t>Computer-aided design (CAD)</w:t>
      </w:r>
    </w:p>
    <w:p w14:paraId="108AB727" w14:textId="77777777" w:rsidR="00373B4E" w:rsidRPr="00F84A6B" w:rsidRDefault="00373B4E" w:rsidP="00373B4E">
      <w:pPr>
        <w:numPr>
          <w:ilvl w:val="0"/>
          <w:numId w:val="32"/>
        </w:numPr>
        <w:rPr>
          <w:color w:val="0F4761" w:themeColor="accent1" w:themeShade="BF"/>
          <w:sz w:val="28"/>
          <w:szCs w:val="28"/>
        </w:rPr>
      </w:pPr>
      <w:r w:rsidRPr="00F84A6B">
        <w:rPr>
          <w:color w:val="0F4761" w:themeColor="accent1" w:themeShade="BF"/>
          <w:sz w:val="28"/>
          <w:szCs w:val="28"/>
        </w:rPr>
        <w:t>Communication skills</w:t>
      </w:r>
    </w:p>
    <w:p w14:paraId="34A105AC" w14:textId="77777777" w:rsidR="00373B4E" w:rsidRPr="00F84A6B" w:rsidRDefault="00373B4E" w:rsidP="00373B4E">
      <w:pPr>
        <w:numPr>
          <w:ilvl w:val="0"/>
          <w:numId w:val="32"/>
        </w:numPr>
        <w:rPr>
          <w:color w:val="0F4761" w:themeColor="accent1" w:themeShade="BF"/>
          <w:sz w:val="28"/>
          <w:szCs w:val="28"/>
        </w:rPr>
      </w:pPr>
      <w:r w:rsidRPr="00F84A6B">
        <w:rPr>
          <w:color w:val="0F4761" w:themeColor="accent1" w:themeShade="BF"/>
          <w:sz w:val="28"/>
          <w:szCs w:val="28"/>
        </w:rPr>
        <w:t>Team collaboration</w:t>
      </w:r>
    </w:p>
    <w:p w14:paraId="20635B4C" w14:textId="77777777" w:rsidR="00373B4E" w:rsidRPr="00F84A6B" w:rsidRDefault="00373B4E" w:rsidP="00373B4E">
      <w:pPr>
        <w:numPr>
          <w:ilvl w:val="0"/>
          <w:numId w:val="32"/>
        </w:numPr>
        <w:rPr>
          <w:color w:val="0F4761" w:themeColor="accent1" w:themeShade="BF"/>
          <w:sz w:val="28"/>
          <w:szCs w:val="28"/>
        </w:rPr>
      </w:pPr>
      <w:r w:rsidRPr="00F84A6B">
        <w:rPr>
          <w:color w:val="0F4761" w:themeColor="accent1" w:themeShade="BF"/>
          <w:sz w:val="28"/>
          <w:szCs w:val="28"/>
        </w:rPr>
        <w:t>Attention to detail</w:t>
      </w:r>
    </w:p>
    <w:p w14:paraId="1EB234D9" w14:textId="77777777" w:rsidR="00373B4E" w:rsidRPr="00F84A6B" w:rsidRDefault="00373B4E" w:rsidP="00373B4E">
      <w:pPr>
        <w:numPr>
          <w:ilvl w:val="0"/>
          <w:numId w:val="32"/>
        </w:numPr>
        <w:rPr>
          <w:color w:val="0F4761" w:themeColor="accent1" w:themeShade="BF"/>
          <w:sz w:val="28"/>
          <w:szCs w:val="28"/>
        </w:rPr>
      </w:pPr>
      <w:r w:rsidRPr="00F84A6B">
        <w:rPr>
          <w:color w:val="0F4761" w:themeColor="accent1" w:themeShade="BF"/>
          <w:sz w:val="28"/>
          <w:szCs w:val="28"/>
        </w:rPr>
        <w:t>Creativity</w:t>
      </w:r>
    </w:p>
    <w:p w14:paraId="35A23230" w14:textId="77777777" w:rsidR="00373B4E" w:rsidRPr="00F84A6B" w:rsidRDefault="00373B4E" w:rsidP="00373B4E">
      <w:pPr>
        <w:numPr>
          <w:ilvl w:val="0"/>
          <w:numId w:val="32"/>
        </w:numPr>
        <w:rPr>
          <w:color w:val="0F4761" w:themeColor="accent1" w:themeShade="BF"/>
          <w:sz w:val="28"/>
          <w:szCs w:val="28"/>
        </w:rPr>
      </w:pPr>
      <w:r w:rsidRPr="00F84A6B">
        <w:rPr>
          <w:color w:val="0F4761" w:themeColor="accent1" w:themeShade="BF"/>
          <w:sz w:val="28"/>
          <w:szCs w:val="28"/>
        </w:rPr>
        <w:t>Continuous learning</w:t>
      </w:r>
    </w:p>
    <w:p w14:paraId="19A13168" w14:textId="68CACDAA" w:rsidR="00AC7556" w:rsidRPr="00F84A6B" w:rsidRDefault="00373B4E" w:rsidP="00ED6A5B">
      <w:pPr>
        <w:rPr>
          <w:color w:val="0F4761" w:themeColor="accent1" w:themeShade="BF"/>
          <w:sz w:val="28"/>
          <w:szCs w:val="28"/>
        </w:rPr>
      </w:pPr>
      <w:r w:rsidRPr="00F84A6B">
        <w:rPr>
          <w:color w:val="0F4761" w:themeColor="accent1" w:themeShade="BF"/>
          <w:sz w:val="28"/>
          <w:szCs w:val="28"/>
        </w:rPr>
        <w:t xml:space="preserve">Ultimately, as technology is continuously evolving, engineers who adapt well will enjoy greater career </w:t>
      </w:r>
      <w:proofErr w:type="gramStart"/>
      <w:r w:rsidRPr="00F84A6B">
        <w:rPr>
          <w:color w:val="0F4761" w:themeColor="accent1" w:themeShade="BF"/>
          <w:sz w:val="28"/>
          <w:szCs w:val="28"/>
        </w:rPr>
        <w:t>growth.</w:t>
      </w:r>
      <w:r w:rsidR="00995D86" w:rsidRPr="00F84A6B">
        <w:rPr>
          <w:b/>
          <w:bCs/>
          <w:color w:val="0F4761" w:themeColor="accent1" w:themeShade="BF"/>
          <w:sz w:val="28"/>
          <w:szCs w:val="28"/>
        </w:rPr>
        <w:t>&lt;</w:t>
      </w:r>
      <w:proofErr w:type="gramEnd"/>
      <w:r w:rsidR="004B1C74">
        <w:rPr>
          <w:b/>
          <w:bCs/>
          <w:color w:val="0F4761" w:themeColor="accent1" w:themeShade="BF"/>
          <w:sz w:val="28"/>
          <w:szCs w:val="28"/>
        </w:rPr>
        <w:t>/</w:t>
      </w:r>
      <w:r w:rsidR="00995D86" w:rsidRPr="00F84A6B">
        <w:rPr>
          <w:b/>
          <w:bCs/>
          <w:color w:val="0F4761" w:themeColor="accent1" w:themeShade="BF"/>
          <w:sz w:val="28"/>
          <w:szCs w:val="28"/>
        </w:rPr>
        <w:t>P&gt;</w:t>
      </w:r>
    </w:p>
    <w:p w14:paraId="2121F6E3" w14:textId="7F76333C" w:rsidR="00E16388" w:rsidRPr="00F84A6B" w:rsidRDefault="00153C5B" w:rsidP="00ED6A5B">
      <w:pPr>
        <w:rPr>
          <w:b/>
          <w:bCs/>
          <w:color w:val="0F4761" w:themeColor="accent1" w:themeShade="BF"/>
          <w:sz w:val="28"/>
          <w:szCs w:val="28"/>
        </w:rPr>
      </w:pPr>
      <w:r w:rsidRPr="00F84A6B">
        <w:rPr>
          <w:b/>
          <w:bCs/>
          <w:color w:val="0F4761" w:themeColor="accent1" w:themeShade="BF"/>
          <w:sz w:val="28"/>
          <w:szCs w:val="28"/>
        </w:rPr>
        <w:t>&lt;H2&gt; Future Scope</w:t>
      </w:r>
      <w:r w:rsidR="00E16014" w:rsidRPr="00F84A6B">
        <w:rPr>
          <w:b/>
          <w:bCs/>
          <w:color w:val="0F4761" w:themeColor="accent1" w:themeShade="BF"/>
          <w:sz w:val="28"/>
          <w:szCs w:val="28"/>
        </w:rPr>
        <w:t xml:space="preserve"> in automo</w:t>
      </w:r>
      <w:r w:rsidR="00EA3200" w:rsidRPr="00F84A6B">
        <w:rPr>
          <w:b/>
          <w:bCs/>
          <w:color w:val="0F4761" w:themeColor="accent1" w:themeShade="BF"/>
          <w:sz w:val="28"/>
          <w:szCs w:val="28"/>
        </w:rPr>
        <w:t>tive</w:t>
      </w:r>
      <w:r w:rsidR="00E16014" w:rsidRPr="00F84A6B">
        <w:rPr>
          <w:b/>
          <w:bCs/>
          <w:color w:val="0F4761" w:themeColor="accent1" w:themeShade="BF"/>
          <w:sz w:val="28"/>
          <w:szCs w:val="28"/>
        </w:rPr>
        <w:t xml:space="preserve"> industry</w:t>
      </w:r>
      <w:r w:rsidRPr="00F84A6B">
        <w:rPr>
          <w:b/>
          <w:bCs/>
          <w:color w:val="0F4761" w:themeColor="accent1" w:themeShade="BF"/>
          <w:sz w:val="28"/>
          <w:szCs w:val="28"/>
        </w:rPr>
        <w:t>:</w:t>
      </w:r>
      <w:r w:rsidR="00995D86" w:rsidRPr="00F84A6B">
        <w:rPr>
          <w:b/>
          <w:bCs/>
          <w:color w:val="0F4761" w:themeColor="accent1" w:themeShade="BF"/>
          <w:sz w:val="28"/>
          <w:szCs w:val="28"/>
        </w:rPr>
        <w:t xml:space="preserve"> &lt;H2&gt;</w:t>
      </w:r>
    </w:p>
    <w:p w14:paraId="4CE45686" w14:textId="77777777" w:rsidR="005511DA" w:rsidRPr="00F84A6B" w:rsidRDefault="005B7684" w:rsidP="005511DA">
      <w:pPr>
        <w:rPr>
          <w:color w:val="0F4761" w:themeColor="accent1" w:themeShade="BF"/>
          <w:sz w:val="28"/>
          <w:szCs w:val="28"/>
        </w:rPr>
      </w:pPr>
      <w:r w:rsidRPr="00F84A6B">
        <w:rPr>
          <w:b/>
          <w:bCs/>
          <w:color w:val="0F4761" w:themeColor="accent1" w:themeShade="BF"/>
          <w:sz w:val="28"/>
          <w:szCs w:val="28"/>
        </w:rPr>
        <w:lastRenderedPageBreak/>
        <w:t xml:space="preserve">&lt;P&gt; </w:t>
      </w:r>
      <w:r w:rsidR="005511DA" w:rsidRPr="00F84A6B">
        <w:rPr>
          <w:color w:val="0F4761" w:themeColor="accent1" w:themeShade="BF"/>
          <w:sz w:val="28"/>
          <w:szCs w:val="28"/>
        </w:rPr>
        <w:t xml:space="preserve">Looking ahead, future of automobile industry looks promising as both govt. and </w:t>
      </w:r>
      <w:proofErr w:type="spellStart"/>
      <w:r w:rsidR="005511DA" w:rsidRPr="00F84A6B">
        <w:rPr>
          <w:color w:val="0F4761" w:themeColor="accent1" w:themeShade="BF"/>
          <w:sz w:val="28"/>
          <w:szCs w:val="28"/>
        </w:rPr>
        <w:t>pvt</w:t>
      </w:r>
      <w:proofErr w:type="spellEnd"/>
      <w:r w:rsidR="005511DA" w:rsidRPr="00F84A6B">
        <w:rPr>
          <w:color w:val="0F4761" w:themeColor="accent1" w:themeShade="BF"/>
          <w:sz w:val="28"/>
          <w:szCs w:val="28"/>
        </w:rPr>
        <w:t xml:space="preserve"> sector organizations are investing heavily on electric vehicles, intelligent cars, and </w:t>
      </w:r>
      <w:proofErr w:type="gramStart"/>
      <w:r w:rsidR="005511DA" w:rsidRPr="00F84A6B">
        <w:rPr>
          <w:color w:val="0F4761" w:themeColor="accent1" w:themeShade="BF"/>
          <w:sz w:val="28"/>
          <w:szCs w:val="28"/>
        </w:rPr>
        <w:t>environmental</w:t>
      </w:r>
      <w:proofErr w:type="gramEnd"/>
      <w:r w:rsidR="005511DA" w:rsidRPr="00F84A6B">
        <w:rPr>
          <w:color w:val="0F4761" w:themeColor="accent1" w:themeShade="BF"/>
          <w:sz w:val="28"/>
          <w:szCs w:val="28"/>
        </w:rPr>
        <w:t xml:space="preserve"> friendly vehicles. Consequently, there are job opportunities across the world. Furthermore, automobile and vehicles will only evolve year on year and can never go out of demand.  Therefore, with dedication you can expect high level growth in future.</w:t>
      </w:r>
    </w:p>
    <w:p w14:paraId="6ED83223" w14:textId="77777777" w:rsidR="005511DA" w:rsidRPr="00F84A6B" w:rsidRDefault="005511DA" w:rsidP="005511DA">
      <w:pPr>
        <w:rPr>
          <w:color w:val="0F4761" w:themeColor="accent1" w:themeShade="BF"/>
          <w:sz w:val="28"/>
          <w:szCs w:val="28"/>
        </w:rPr>
      </w:pPr>
      <w:r w:rsidRPr="00F84A6B">
        <w:rPr>
          <w:color w:val="0F4761" w:themeColor="accent1" w:themeShade="BF"/>
          <w:sz w:val="28"/>
          <w:szCs w:val="28"/>
        </w:rPr>
        <w:t>Emerging areas are:</w:t>
      </w:r>
    </w:p>
    <w:p w14:paraId="77085249" w14:textId="37C4E8AF" w:rsidR="005511DA" w:rsidRPr="00F84A6B" w:rsidRDefault="005511DA" w:rsidP="005511DA">
      <w:pPr>
        <w:numPr>
          <w:ilvl w:val="0"/>
          <w:numId w:val="33"/>
        </w:numPr>
        <w:rPr>
          <w:color w:val="0F4761" w:themeColor="accent1" w:themeShade="BF"/>
          <w:sz w:val="28"/>
          <w:szCs w:val="28"/>
        </w:rPr>
      </w:pPr>
      <w:hyperlink r:id="rId16" w:history="1">
        <w:r w:rsidRPr="00F84A6B">
          <w:rPr>
            <w:rStyle w:val="Hyperlink"/>
            <w:color w:val="60CAF3" w:themeColor="accent4" w:themeTint="99"/>
            <w:sz w:val="28"/>
            <w:szCs w:val="28"/>
            <w:u w:val="none"/>
          </w:rPr>
          <w:t>Electric</w:t>
        </w:r>
        <w:r w:rsidRPr="00F84A6B">
          <w:rPr>
            <w:rStyle w:val="Hyperlink"/>
            <w:color w:val="0F4761" w:themeColor="accent1" w:themeShade="BF"/>
            <w:sz w:val="28"/>
            <w:szCs w:val="28"/>
            <w:u w:val="none"/>
          </w:rPr>
          <w:t xml:space="preserve"> </w:t>
        </w:r>
        <w:r w:rsidRPr="00F84A6B">
          <w:rPr>
            <w:rStyle w:val="Hyperlink"/>
            <w:color w:val="60CAF3" w:themeColor="accent4" w:themeTint="99"/>
            <w:sz w:val="28"/>
            <w:szCs w:val="28"/>
            <w:u w:val="none"/>
          </w:rPr>
          <w:t>vehicles</w:t>
        </w:r>
      </w:hyperlink>
      <w:r w:rsidRPr="00F84A6B">
        <w:rPr>
          <w:color w:val="0F4761" w:themeColor="accent1" w:themeShade="BF"/>
          <w:sz w:val="28"/>
          <w:szCs w:val="28"/>
        </w:rPr>
        <w:t xml:space="preserve"> (EVs)</w:t>
      </w:r>
      <w:r w:rsidR="005B4E1E">
        <w:rPr>
          <w:color w:val="0F4761" w:themeColor="accent1" w:themeShade="BF"/>
          <w:sz w:val="28"/>
          <w:szCs w:val="28"/>
        </w:rPr>
        <w:t xml:space="preserve"> </w:t>
      </w:r>
      <w:r w:rsidR="005B4E1E">
        <w:rPr>
          <w:color w:val="0F4761" w:themeColor="accent1" w:themeShade="BF"/>
          <w:sz w:val="16"/>
          <w:szCs w:val="16"/>
        </w:rPr>
        <w:t>(internal link)</w:t>
      </w:r>
    </w:p>
    <w:p w14:paraId="1549B82D" w14:textId="2A8D3CF0" w:rsidR="005511DA" w:rsidRPr="0066059E" w:rsidRDefault="005511DA" w:rsidP="005511DA">
      <w:pPr>
        <w:numPr>
          <w:ilvl w:val="0"/>
          <w:numId w:val="33"/>
        </w:numPr>
        <w:rPr>
          <w:color w:val="45B0E1" w:themeColor="accent1" w:themeTint="99"/>
          <w:sz w:val="28"/>
          <w:szCs w:val="28"/>
        </w:rPr>
      </w:pPr>
      <w:hyperlink r:id="rId17" w:history="1">
        <w:r w:rsidRPr="0066059E">
          <w:rPr>
            <w:rStyle w:val="Hyperlink"/>
            <w:color w:val="45B0E1" w:themeColor="accent1" w:themeTint="99"/>
            <w:sz w:val="28"/>
            <w:szCs w:val="28"/>
          </w:rPr>
          <w:t>Hydrogen fuel-cell vehicles</w:t>
        </w:r>
      </w:hyperlink>
      <w:r w:rsidR="0066059E">
        <w:rPr>
          <w:color w:val="45B0E1" w:themeColor="accent1" w:themeTint="99"/>
          <w:sz w:val="28"/>
          <w:szCs w:val="28"/>
        </w:rPr>
        <w:t xml:space="preserve"> </w:t>
      </w:r>
      <w:r w:rsidR="000113F6">
        <w:rPr>
          <w:color w:val="0F4761" w:themeColor="accent1" w:themeShade="BF"/>
          <w:sz w:val="16"/>
          <w:szCs w:val="16"/>
        </w:rPr>
        <w:t>(external link)</w:t>
      </w:r>
    </w:p>
    <w:p w14:paraId="482B615A" w14:textId="77777777" w:rsidR="005511DA" w:rsidRPr="00F84A6B" w:rsidRDefault="005511DA" w:rsidP="005511DA">
      <w:pPr>
        <w:numPr>
          <w:ilvl w:val="0"/>
          <w:numId w:val="33"/>
        </w:numPr>
        <w:rPr>
          <w:color w:val="0F4761" w:themeColor="accent1" w:themeShade="BF"/>
          <w:sz w:val="28"/>
          <w:szCs w:val="28"/>
        </w:rPr>
      </w:pPr>
      <w:r w:rsidRPr="00F84A6B">
        <w:rPr>
          <w:color w:val="0F4761" w:themeColor="accent1" w:themeShade="BF"/>
          <w:sz w:val="28"/>
          <w:szCs w:val="28"/>
        </w:rPr>
        <w:t>Artificial Intelligence in mobility</w:t>
      </w:r>
    </w:p>
    <w:p w14:paraId="43428CB7" w14:textId="77777777" w:rsidR="005511DA" w:rsidRPr="00F84A6B" w:rsidRDefault="005511DA" w:rsidP="005511DA">
      <w:pPr>
        <w:numPr>
          <w:ilvl w:val="0"/>
          <w:numId w:val="33"/>
        </w:numPr>
        <w:rPr>
          <w:color w:val="0F4761" w:themeColor="accent1" w:themeShade="BF"/>
          <w:sz w:val="28"/>
          <w:szCs w:val="28"/>
        </w:rPr>
      </w:pPr>
      <w:r w:rsidRPr="00F84A6B">
        <w:rPr>
          <w:color w:val="0F4761" w:themeColor="accent1" w:themeShade="BF"/>
          <w:sz w:val="28"/>
          <w:szCs w:val="28"/>
        </w:rPr>
        <w:t>Autonomous driving</w:t>
      </w:r>
    </w:p>
    <w:p w14:paraId="62034B2B" w14:textId="2E9E22B7" w:rsidR="0020265B" w:rsidRPr="00E0678F" w:rsidRDefault="005511DA" w:rsidP="00E0678F">
      <w:pPr>
        <w:numPr>
          <w:ilvl w:val="0"/>
          <w:numId w:val="33"/>
        </w:numPr>
        <w:rPr>
          <w:color w:val="0F4761" w:themeColor="accent1" w:themeShade="BF"/>
          <w:sz w:val="28"/>
          <w:szCs w:val="28"/>
        </w:rPr>
      </w:pPr>
      <w:r w:rsidRPr="00F84A6B">
        <w:rPr>
          <w:color w:val="0F4761" w:themeColor="accent1" w:themeShade="BF"/>
          <w:sz w:val="28"/>
          <w:szCs w:val="28"/>
        </w:rPr>
        <w:t xml:space="preserve">Smart manufacturing </w:t>
      </w:r>
      <w:r w:rsidR="00EA3200" w:rsidRPr="00F84A6B">
        <w:rPr>
          <w:b/>
          <w:bCs/>
          <w:color w:val="0F4761" w:themeColor="accent1" w:themeShade="BF"/>
          <w:sz w:val="28"/>
          <w:szCs w:val="28"/>
        </w:rPr>
        <w:t>&lt;</w:t>
      </w:r>
      <w:r w:rsidR="004B1C74">
        <w:rPr>
          <w:b/>
          <w:bCs/>
          <w:color w:val="0F4761" w:themeColor="accent1" w:themeShade="BF"/>
          <w:sz w:val="28"/>
          <w:szCs w:val="28"/>
        </w:rPr>
        <w:t>/</w:t>
      </w:r>
      <w:r w:rsidR="00EA3200" w:rsidRPr="00F84A6B">
        <w:rPr>
          <w:b/>
          <w:bCs/>
          <w:color w:val="0F4761" w:themeColor="accent1" w:themeShade="BF"/>
          <w:sz w:val="28"/>
          <w:szCs w:val="28"/>
        </w:rPr>
        <w:t>P&gt;</w:t>
      </w:r>
      <w:r w:rsidR="00A7026A" w:rsidRPr="00E0678F">
        <w:rPr>
          <w:color w:val="808080" w:themeColor="background1" w:themeShade="80"/>
          <w:sz w:val="36"/>
          <w:szCs w:val="36"/>
        </w:rPr>
        <w:t xml:space="preserve">                                                                          </w:t>
      </w:r>
    </w:p>
    <w:p w14:paraId="557524B9" w14:textId="77777777" w:rsidR="009F4F8E" w:rsidRPr="00F84A6B" w:rsidRDefault="009F4F8E" w:rsidP="0020265B">
      <w:pPr>
        <w:rPr>
          <w:b/>
          <w:bCs/>
          <w:color w:val="0F4761" w:themeColor="accent1" w:themeShade="BF"/>
          <w:sz w:val="28"/>
          <w:szCs w:val="28"/>
        </w:rPr>
      </w:pPr>
    </w:p>
    <w:p w14:paraId="50954887" w14:textId="77777777" w:rsidR="002A5F40" w:rsidRDefault="00877076" w:rsidP="002A5F40">
      <w:pPr>
        <w:keepNext/>
        <w:jc w:val="center"/>
      </w:pPr>
      <w:r w:rsidRPr="00F84A6B">
        <w:rPr>
          <w:b/>
          <w:bCs/>
          <w:noProof/>
          <w:color w:val="0F4761" w:themeColor="accent1" w:themeShade="BF"/>
          <w:sz w:val="28"/>
          <w:szCs w:val="28"/>
        </w:rPr>
        <w:drawing>
          <wp:inline distT="0" distB="0" distL="0" distR="0" wp14:anchorId="10E3674E" wp14:editId="677D9DFF">
            <wp:extent cx="4027588" cy="2251075"/>
            <wp:effectExtent l="0" t="0" r="0" b="0"/>
            <wp:docPr id="2146452936" name="Picture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52936" name="Picture 1">
                      <a:hlinkClick r:id="rId18"/>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42098" cy="2259185"/>
                    </a:xfrm>
                    <a:prstGeom prst="rect">
                      <a:avLst/>
                    </a:prstGeom>
                  </pic:spPr>
                </pic:pic>
              </a:graphicData>
            </a:graphic>
          </wp:inline>
        </w:drawing>
      </w:r>
    </w:p>
    <w:p w14:paraId="6E06D922" w14:textId="09A747F8" w:rsidR="007075AD" w:rsidRPr="00F84A6B" w:rsidRDefault="002A5F40" w:rsidP="002A5F40">
      <w:pPr>
        <w:pStyle w:val="Caption"/>
        <w:jc w:val="center"/>
        <w:rPr>
          <w:b/>
          <w:bCs/>
          <w:color w:val="0F4761" w:themeColor="accent1" w:themeShade="BF"/>
          <w:sz w:val="28"/>
          <w:szCs w:val="28"/>
        </w:rPr>
      </w:pPr>
      <w:r>
        <w:t xml:space="preserve">automobile engineering class </w:t>
      </w:r>
      <w:proofErr w:type="spellStart"/>
      <w:r>
        <w:t>demonstrati</w:t>
      </w:r>
      <w:proofErr w:type="spellEnd"/>
      <w:r>
        <w:t xml:space="preserve"> </w:t>
      </w:r>
      <w:fldSimple w:instr=" SEQ automobile_engineering_class_demonstrati \* ARABIC ">
        <w:r>
          <w:rPr>
            <w:noProof/>
          </w:rPr>
          <w:t>1</w:t>
        </w:r>
      </w:fldSimple>
    </w:p>
    <w:p w14:paraId="766D4E44" w14:textId="77777777" w:rsidR="007075AD" w:rsidRPr="00F84A6B" w:rsidRDefault="007075AD" w:rsidP="0020265B">
      <w:pPr>
        <w:rPr>
          <w:b/>
          <w:bCs/>
          <w:color w:val="0F4761" w:themeColor="accent1" w:themeShade="BF"/>
          <w:sz w:val="28"/>
          <w:szCs w:val="28"/>
        </w:rPr>
      </w:pPr>
    </w:p>
    <w:p w14:paraId="7480898E" w14:textId="2E434C6F" w:rsidR="00435864" w:rsidRPr="00F84A6B" w:rsidRDefault="00435864" w:rsidP="0020265B">
      <w:pPr>
        <w:rPr>
          <w:b/>
          <w:bCs/>
          <w:color w:val="0F4761" w:themeColor="accent1" w:themeShade="BF"/>
          <w:sz w:val="28"/>
          <w:szCs w:val="28"/>
        </w:rPr>
      </w:pPr>
      <w:r w:rsidRPr="00F84A6B">
        <w:rPr>
          <w:b/>
          <w:bCs/>
          <w:color w:val="0F4761" w:themeColor="accent1" w:themeShade="BF"/>
          <w:sz w:val="28"/>
          <w:szCs w:val="28"/>
        </w:rPr>
        <w:t>&lt;H2&gt;</w:t>
      </w:r>
      <w:r w:rsidR="009F4F8E" w:rsidRPr="00F84A6B">
        <w:rPr>
          <w:b/>
          <w:bCs/>
          <w:color w:val="0F4761" w:themeColor="accent1" w:themeShade="BF"/>
          <w:sz w:val="28"/>
          <w:szCs w:val="28"/>
        </w:rPr>
        <w:t xml:space="preserve"> Conclusion</w:t>
      </w:r>
      <w:r w:rsidR="00370813" w:rsidRPr="00F84A6B">
        <w:rPr>
          <w:b/>
          <w:bCs/>
          <w:color w:val="0F4761" w:themeColor="accent1" w:themeShade="BF"/>
          <w:sz w:val="28"/>
          <w:szCs w:val="28"/>
        </w:rPr>
        <w:t>:</w:t>
      </w:r>
      <w:r w:rsidR="00CD4334" w:rsidRPr="00F84A6B">
        <w:rPr>
          <w:b/>
          <w:bCs/>
          <w:color w:val="0F4761" w:themeColor="accent1" w:themeShade="BF"/>
          <w:sz w:val="28"/>
          <w:szCs w:val="28"/>
        </w:rPr>
        <w:t xml:space="preserve"> &lt;H</w:t>
      </w:r>
      <w:r w:rsidR="0087683D" w:rsidRPr="00F84A6B">
        <w:rPr>
          <w:b/>
          <w:bCs/>
          <w:color w:val="0F4761" w:themeColor="accent1" w:themeShade="BF"/>
          <w:sz w:val="28"/>
          <w:szCs w:val="28"/>
        </w:rPr>
        <w:t>2&gt;</w:t>
      </w:r>
    </w:p>
    <w:p w14:paraId="0AAAD68C" w14:textId="31DC607C" w:rsidR="00A515A7" w:rsidRPr="00F84A6B" w:rsidRDefault="00370813" w:rsidP="00A515A7">
      <w:pPr>
        <w:rPr>
          <w:color w:val="0F4761" w:themeColor="accent1" w:themeShade="BF"/>
          <w:sz w:val="28"/>
          <w:szCs w:val="28"/>
        </w:rPr>
      </w:pPr>
      <w:r w:rsidRPr="00F84A6B">
        <w:rPr>
          <w:b/>
          <w:bCs/>
          <w:color w:val="0F4761" w:themeColor="accent1" w:themeShade="BF"/>
          <w:sz w:val="28"/>
          <w:szCs w:val="28"/>
        </w:rPr>
        <w:t>&lt;P</w:t>
      </w:r>
      <w:r w:rsidR="007E7110" w:rsidRPr="00F84A6B">
        <w:rPr>
          <w:b/>
          <w:bCs/>
          <w:color w:val="0F4761" w:themeColor="accent1" w:themeShade="BF"/>
          <w:sz w:val="28"/>
          <w:szCs w:val="28"/>
        </w:rPr>
        <w:t xml:space="preserve">&gt; </w:t>
      </w:r>
      <w:r w:rsidR="007E7110" w:rsidRPr="00F84A6B">
        <w:rPr>
          <w:color w:val="0F4761" w:themeColor="accent1" w:themeShade="BF"/>
          <w:sz w:val="28"/>
          <w:szCs w:val="28"/>
        </w:rPr>
        <w:t>If</w:t>
      </w:r>
      <w:r w:rsidR="00A515A7" w:rsidRPr="00F84A6B">
        <w:rPr>
          <w:color w:val="0F4761" w:themeColor="accent1" w:themeShade="BF"/>
          <w:sz w:val="28"/>
          <w:szCs w:val="28"/>
        </w:rPr>
        <w:t xml:space="preserve"> you enjoy understanding how vehicles work and want to make a career in it, automobile engineering gives you a career path to become automobile engineer. Ultimately, whether you choose diploma or engineering with dedication you can reach heights.</w:t>
      </w:r>
    </w:p>
    <w:p w14:paraId="56F57EB1" w14:textId="77777777" w:rsidR="00A515A7" w:rsidRPr="00F84A6B" w:rsidRDefault="00A515A7" w:rsidP="00A515A7">
      <w:pPr>
        <w:rPr>
          <w:color w:val="0F4761" w:themeColor="accent1" w:themeShade="BF"/>
          <w:sz w:val="28"/>
          <w:szCs w:val="28"/>
        </w:rPr>
      </w:pPr>
      <w:r w:rsidRPr="00F84A6B">
        <w:rPr>
          <w:color w:val="0F4761" w:themeColor="accent1" w:themeShade="BF"/>
          <w:sz w:val="28"/>
          <w:szCs w:val="28"/>
        </w:rPr>
        <w:lastRenderedPageBreak/>
        <w:t>Select colleges and compare their infrastructure, placement support and industry exposure. With the right education and your dedication, you can build a successful career in automotive world.</w:t>
      </w:r>
    </w:p>
    <w:p w14:paraId="230A313B" w14:textId="77777777" w:rsidR="00A515A7" w:rsidRPr="00F84A6B" w:rsidRDefault="00A515A7" w:rsidP="00A515A7">
      <w:pPr>
        <w:rPr>
          <w:color w:val="0F4761" w:themeColor="accent1" w:themeShade="BF"/>
          <w:sz w:val="28"/>
          <w:szCs w:val="28"/>
        </w:rPr>
      </w:pPr>
      <w:r w:rsidRPr="00F84A6B">
        <w:rPr>
          <w:color w:val="0F4761" w:themeColor="accent1" w:themeShade="BF"/>
          <w:sz w:val="28"/>
          <w:szCs w:val="28"/>
        </w:rPr>
        <w:t>However, For more information about automobile and car manufacturing courses you</w:t>
      </w:r>
    </w:p>
    <w:p w14:paraId="1EA9B920" w14:textId="1D012F3B" w:rsidR="000D5D42" w:rsidRPr="00F84A6B" w:rsidRDefault="00A515A7" w:rsidP="0020265B">
      <w:pPr>
        <w:rPr>
          <w:color w:val="0F4761" w:themeColor="accent1" w:themeShade="BF"/>
          <w:sz w:val="28"/>
          <w:szCs w:val="28"/>
        </w:rPr>
      </w:pPr>
      <w:r w:rsidRPr="00F84A6B">
        <w:rPr>
          <w:color w:val="0F4761" w:themeColor="accent1" w:themeShade="BF"/>
          <w:sz w:val="28"/>
          <w:szCs w:val="28"/>
        </w:rPr>
        <w:t xml:space="preserve">click: </w:t>
      </w:r>
      <w:hyperlink r:id="rId20" w:history="1">
        <w:r w:rsidRPr="00F84A6B">
          <w:rPr>
            <w:rStyle w:val="Hyperlink"/>
            <w:color w:val="77206D" w:themeColor="accent5" w:themeShade="BF"/>
            <w:sz w:val="28"/>
            <w:szCs w:val="28"/>
            <w:u w:val="thick"/>
          </w:rPr>
          <w:t>car manufacturing courses</w:t>
        </w:r>
      </w:hyperlink>
      <w:r w:rsidRPr="00F84A6B">
        <w:rPr>
          <w:color w:val="0F4761" w:themeColor="accent1" w:themeShade="BF"/>
          <w:sz w:val="28"/>
          <w:szCs w:val="28"/>
        </w:rPr>
        <w:t xml:space="preserve"> </w:t>
      </w:r>
      <w:r w:rsidR="00EA3200" w:rsidRPr="00F84A6B">
        <w:rPr>
          <w:b/>
          <w:bCs/>
          <w:color w:val="0F4761" w:themeColor="accent1" w:themeShade="BF"/>
          <w:sz w:val="28"/>
          <w:szCs w:val="28"/>
        </w:rPr>
        <w:t>&lt;</w:t>
      </w:r>
      <w:r w:rsidR="004B1C74">
        <w:rPr>
          <w:b/>
          <w:bCs/>
          <w:color w:val="0F4761" w:themeColor="accent1" w:themeShade="BF"/>
          <w:sz w:val="28"/>
          <w:szCs w:val="28"/>
        </w:rPr>
        <w:t>/</w:t>
      </w:r>
      <w:r w:rsidR="00EA3200" w:rsidRPr="00F84A6B">
        <w:rPr>
          <w:b/>
          <w:bCs/>
          <w:color w:val="0F4761" w:themeColor="accent1" w:themeShade="BF"/>
          <w:sz w:val="28"/>
          <w:szCs w:val="28"/>
        </w:rPr>
        <w:t>P&gt;</w:t>
      </w:r>
    </w:p>
    <w:p w14:paraId="70DC4BD2" w14:textId="78E2E820" w:rsidR="00435864" w:rsidRPr="00F84A6B" w:rsidRDefault="00F5389E" w:rsidP="0020265B">
      <w:pPr>
        <w:rPr>
          <w:b/>
          <w:bCs/>
          <w:color w:val="0F4761" w:themeColor="accent1" w:themeShade="BF"/>
          <w:sz w:val="28"/>
          <w:szCs w:val="28"/>
        </w:rPr>
      </w:pPr>
      <w:r w:rsidRPr="00F84A6B">
        <w:rPr>
          <w:b/>
          <w:bCs/>
          <w:noProof/>
          <w:color w:val="0F4761" w:themeColor="accent1" w:themeShade="BF"/>
          <w:sz w:val="28"/>
          <w:szCs w:val="28"/>
        </w:rPr>
        <mc:AlternateContent>
          <mc:Choice Requires="wps">
            <w:drawing>
              <wp:anchor distT="0" distB="0" distL="114300" distR="114300" simplePos="0" relativeHeight="251658240" behindDoc="0" locked="0" layoutInCell="1" allowOverlap="1" wp14:anchorId="33F00E35" wp14:editId="26BF94A3">
                <wp:simplePos x="0" y="0"/>
                <wp:positionH relativeFrom="column">
                  <wp:posOffset>5285</wp:posOffset>
                </wp:positionH>
                <wp:positionV relativeFrom="paragraph">
                  <wp:posOffset>98109</wp:posOffset>
                </wp:positionV>
                <wp:extent cx="5629109" cy="21143"/>
                <wp:effectExtent l="0" t="0" r="29210" b="36195"/>
                <wp:wrapNone/>
                <wp:docPr id="621263755" name="Straight Connector 3"/>
                <wp:cNvGraphicFramePr/>
                <a:graphic xmlns:a="http://schemas.openxmlformats.org/drawingml/2006/main">
                  <a:graphicData uri="http://schemas.microsoft.com/office/word/2010/wordprocessingShape">
                    <wps:wsp>
                      <wps:cNvCnPr/>
                      <wps:spPr>
                        <a:xfrm flipV="1">
                          <a:off x="0" y="0"/>
                          <a:ext cx="5629109" cy="21143"/>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268D1D2" id="Straight Connector 3"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4pt,7.75pt" to="443.6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" strokecolor="#156082 [3204]" strokeweight="1.5pt">
                <v:stroke joinstyle="miter"/>
              </v:line>
            </w:pict>
          </mc:Fallback>
        </mc:AlternateContent>
      </w:r>
    </w:p>
    <w:p w14:paraId="2083E363" w14:textId="77777777" w:rsidR="00723233" w:rsidRPr="00F84A6B" w:rsidRDefault="00723233" w:rsidP="00CC1F1B">
      <w:pPr>
        <w:rPr>
          <w:b/>
          <w:bCs/>
          <w:color w:val="215E99" w:themeColor="text2" w:themeTint="BF"/>
          <w:sz w:val="28"/>
          <w:szCs w:val="28"/>
        </w:rPr>
      </w:pPr>
    </w:p>
    <w:p w14:paraId="160776CC" w14:textId="2BA2D2F6" w:rsidR="00D13ABB" w:rsidRPr="00F84A6B" w:rsidRDefault="00970000" w:rsidP="00CC1F1B">
      <w:pPr>
        <w:rPr>
          <w:b/>
          <w:bCs/>
          <w:color w:val="215E99" w:themeColor="text2" w:themeTint="BF"/>
          <w:sz w:val="28"/>
          <w:szCs w:val="28"/>
        </w:rPr>
      </w:pPr>
      <w:r w:rsidRPr="00F84A6B">
        <w:rPr>
          <w:b/>
          <w:bCs/>
          <w:color w:val="215E99" w:themeColor="text2" w:themeTint="BF"/>
          <w:sz w:val="28"/>
          <w:szCs w:val="28"/>
        </w:rPr>
        <w:t xml:space="preserve">Word count </w:t>
      </w:r>
      <w:r w:rsidR="00E737D2" w:rsidRPr="00F84A6B">
        <w:rPr>
          <w:b/>
          <w:bCs/>
          <w:color w:val="215E99" w:themeColor="text2" w:themeTint="BF"/>
          <w:sz w:val="28"/>
          <w:szCs w:val="28"/>
        </w:rPr>
        <w:t>–</w:t>
      </w:r>
      <w:r w:rsidRPr="00F84A6B">
        <w:rPr>
          <w:b/>
          <w:bCs/>
          <w:color w:val="215E99" w:themeColor="text2" w:themeTint="BF"/>
          <w:sz w:val="28"/>
          <w:szCs w:val="28"/>
        </w:rPr>
        <w:t xml:space="preserve"> 877</w:t>
      </w:r>
    </w:p>
    <w:p w14:paraId="6546EF87" w14:textId="25AFB4BA" w:rsidR="0078429F" w:rsidRPr="00F84A6B" w:rsidRDefault="002A4549" w:rsidP="0078429F">
      <w:pPr>
        <w:rPr>
          <w:color w:val="215E99" w:themeColor="text2" w:themeTint="BF"/>
          <w:sz w:val="28"/>
          <w:szCs w:val="28"/>
        </w:rPr>
      </w:pPr>
      <w:r w:rsidRPr="00F84A6B">
        <w:rPr>
          <w:b/>
          <w:bCs/>
          <w:color w:val="215E99" w:themeColor="text2" w:themeTint="BF"/>
          <w:sz w:val="28"/>
          <w:szCs w:val="28"/>
        </w:rPr>
        <w:t xml:space="preserve">Tone analysis </w:t>
      </w:r>
      <w:r w:rsidR="00C76C83" w:rsidRPr="00F84A6B">
        <w:rPr>
          <w:b/>
          <w:bCs/>
          <w:color w:val="215E99" w:themeColor="text2" w:themeTint="BF"/>
          <w:sz w:val="28"/>
          <w:szCs w:val="28"/>
        </w:rPr>
        <w:t>–</w:t>
      </w:r>
      <w:r w:rsidRPr="00F84A6B">
        <w:rPr>
          <w:b/>
          <w:bCs/>
          <w:color w:val="215E99" w:themeColor="text2" w:themeTint="BF"/>
          <w:sz w:val="28"/>
          <w:szCs w:val="28"/>
        </w:rPr>
        <w:t xml:space="preserve"> </w:t>
      </w:r>
      <w:r w:rsidR="00C76C83" w:rsidRPr="00F84A6B">
        <w:rPr>
          <w:color w:val="215E99" w:themeColor="text2" w:themeTint="BF"/>
          <w:sz w:val="28"/>
          <w:szCs w:val="28"/>
        </w:rPr>
        <w:t>Tone is highly encouraging and supportive.</w:t>
      </w:r>
      <w:r w:rsidR="0078429F" w:rsidRPr="00F84A6B">
        <w:rPr>
          <w:color w:val="215E99" w:themeColor="text2" w:themeTint="BF"/>
          <w:sz w:val="28"/>
          <w:szCs w:val="28"/>
        </w:rPr>
        <w:t xml:space="preserve">  It treats the reader like an ambitious student, highlighting opportunities and validating their passion for cars. It maintains a professional yet accessible vibe throughout.</w:t>
      </w:r>
    </w:p>
    <w:p w14:paraId="03EE6065" w14:textId="267D2FE3" w:rsidR="00E737D2" w:rsidRPr="00F84A6B" w:rsidRDefault="005E0D1E" w:rsidP="0078429F">
      <w:pPr>
        <w:rPr>
          <w:b/>
          <w:bCs/>
          <w:color w:val="215E99" w:themeColor="text2" w:themeTint="BF"/>
          <w:sz w:val="28"/>
          <w:szCs w:val="28"/>
        </w:rPr>
      </w:pPr>
      <w:r w:rsidRPr="00F84A6B">
        <w:rPr>
          <w:b/>
          <w:bCs/>
          <w:color w:val="215E99" w:themeColor="text2" w:themeTint="BF"/>
          <w:sz w:val="28"/>
          <w:szCs w:val="28"/>
        </w:rPr>
        <w:t xml:space="preserve">Blog structure </w:t>
      </w:r>
      <w:r w:rsidR="00723233" w:rsidRPr="00F84A6B">
        <w:rPr>
          <w:b/>
          <w:bCs/>
          <w:color w:val="215E99" w:themeColor="text2" w:themeTint="BF"/>
          <w:sz w:val="28"/>
          <w:szCs w:val="28"/>
        </w:rPr>
        <w:t>–</w:t>
      </w:r>
      <w:r w:rsidRPr="00F84A6B">
        <w:rPr>
          <w:b/>
          <w:bCs/>
          <w:color w:val="215E99" w:themeColor="text2" w:themeTint="BF"/>
          <w:sz w:val="28"/>
          <w:szCs w:val="28"/>
        </w:rPr>
        <w:t xml:space="preserve"> </w:t>
      </w:r>
    </w:p>
    <w:p w14:paraId="18A13B49" w14:textId="3C48B29A" w:rsidR="00E32BB0" w:rsidRPr="00F84A6B" w:rsidRDefault="00C549C7" w:rsidP="0078429F">
      <w:pPr>
        <w:rPr>
          <w:b/>
          <w:bCs/>
          <w:color w:val="215E99" w:themeColor="text2" w:themeTint="BF"/>
          <w:sz w:val="28"/>
          <w:szCs w:val="28"/>
        </w:rPr>
      </w:pPr>
      <w:r w:rsidRPr="00F84A6B">
        <w:rPr>
          <w:b/>
          <w:bCs/>
          <w:color w:val="215E99" w:themeColor="text2" w:themeTint="BF"/>
          <w:sz w:val="28"/>
          <w:szCs w:val="28"/>
        </w:rPr>
        <w:t>H1</w:t>
      </w:r>
      <w:r w:rsidR="00AE2884" w:rsidRPr="00F84A6B">
        <w:rPr>
          <w:b/>
          <w:bCs/>
          <w:color w:val="215E99" w:themeColor="text2" w:themeTint="BF"/>
          <w:sz w:val="28"/>
          <w:szCs w:val="28"/>
        </w:rPr>
        <w:t xml:space="preserve"> </w:t>
      </w:r>
      <w:r w:rsidR="00E2762F" w:rsidRPr="00F84A6B">
        <w:rPr>
          <w:b/>
          <w:bCs/>
          <w:color w:val="215E99" w:themeColor="text2" w:themeTint="BF"/>
          <w:sz w:val="28"/>
          <w:szCs w:val="28"/>
        </w:rPr>
        <w:t>–</w:t>
      </w:r>
      <w:r w:rsidR="00AE2884" w:rsidRPr="00F84A6B">
        <w:rPr>
          <w:b/>
          <w:bCs/>
          <w:color w:val="215E99" w:themeColor="text2" w:themeTint="BF"/>
          <w:sz w:val="28"/>
          <w:szCs w:val="28"/>
        </w:rPr>
        <w:t xml:space="preserve"> </w:t>
      </w:r>
      <w:r w:rsidR="009B3A26" w:rsidRPr="00F84A6B">
        <w:rPr>
          <w:b/>
          <w:bCs/>
          <w:color w:val="45B0E1" w:themeColor="accent1" w:themeTint="99"/>
          <w:sz w:val="28"/>
          <w:szCs w:val="28"/>
        </w:rPr>
        <w:t>“</w:t>
      </w:r>
      <w:r w:rsidR="006D61CE" w:rsidRPr="00F84A6B">
        <w:rPr>
          <w:b/>
          <w:bCs/>
          <w:color w:val="45B0E1" w:themeColor="accent1" w:themeTint="99"/>
          <w:sz w:val="28"/>
          <w:szCs w:val="28"/>
        </w:rPr>
        <w:t>Everything You Need to Know About Automobile Engineering</w:t>
      </w:r>
      <w:r w:rsidR="009B3A26" w:rsidRPr="00F84A6B">
        <w:rPr>
          <w:b/>
          <w:bCs/>
          <w:color w:val="45B0E1" w:themeColor="accent1" w:themeTint="99"/>
          <w:sz w:val="28"/>
          <w:szCs w:val="28"/>
        </w:rPr>
        <w:t>”</w:t>
      </w:r>
    </w:p>
    <w:p w14:paraId="2811AAF4" w14:textId="4635CA5D" w:rsidR="00723233" w:rsidRPr="00F84A6B" w:rsidRDefault="00E2762F" w:rsidP="0078429F">
      <w:pPr>
        <w:rPr>
          <w:b/>
          <w:bCs/>
          <w:color w:val="215E99" w:themeColor="text2" w:themeTint="BF"/>
          <w:sz w:val="28"/>
          <w:szCs w:val="28"/>
        </w:rPr>
      </w:pPr>
      <w:r w:rsidRPr="00F84A6B">
        <w:rPr>
          <w:color w:val="215E99" w:themeColor="text2" w:themeTint="BF"/>
          <w:sz w:val="28"/>
          <w:szCs w:val="28"/>
        </w:rPr>
        <w:t xml:space="preserve">Headlines with focus key word </w:t>
      </w:r>
      <w:r w:rsidR="000F457C" w:rsidRPr="00F84A6B">
        <w:rPr>
          <w:b/>
          <w:bCs/>
          <w:color w:val="215E99" w:themeColor="text2" w:themeTint="BF"/>
          <w:sz w:val="28"/>
          <w:szCs w:val="28"/>
        </w:rPr>
        <w:t>(Automobile Engineering)</w:t>
      </w:r>
    </w:p>
    <w:p w14:paraId="08E1428E" w14:textId="4525678C" w:rsidR="00202F93" w:rsidRPr="00F84A6B" w:rsidRDefault="00117AE0" w:rsidP="00CC1F1B">
      <w:pPr>
        <w:rPr>
          <w:b/>
          <w:bCs/>
          <w:color w:val="215E99" w:themeColor="text2" w:themeTint="BF"/>
          <w:sz w:val="28"/>
          <w:szCs w:val="28"/>
        </w:rPr>
      </w:pPr>
      <w:r w:rsidRPr="00F84A6B">
        <w:rPr>
          <w:b/>
          <w:bCs/>
          <w:color w:val="215E99" w:themeColor="text2" w:themeTint="BF"/>
          <w:sz w:val="28"/>
          <w:szCs w:val="28"/>
        </w:rPr>
        <w:t xml:space="preserve">    </w:t>
      </w:r>
      <w:r w:rsidR="00480AEE" w:rsidRPr="00F84A6B">
        <w:rPr>
          <w:b/>
          <w:bCs/>
          <w:color w:val="215E99" w:themeColor="text2" w:themeTint="BF"/>
          <w:sz w:val="28"/>
          <w:szCs w:val="28"/>
        </w:rPr>
        <w:t xml:space="preserve"> </w:t>
      </w:r>
    </w:p>
    <w:p w14:paraId="4FFC2314" w14:textId="1EDE48A1" w:rsidR="00FE777A" w:rsidRPr="00F84A6B" w:rsidRDefault="00ED0831" w:rsidP="002433FD">
      <w:pPr>
        <w:rPr>
          <w:b/>
          <w:bCs/>
          <w:color w:val="215E99" w:themeColor="text2" w:themeTint="BF"/>
          <w:sz w:val="28"/>
          <w:szCs w:val="28"/>
        </w:rPr>
      </w:pPr>
      <w:r w:rsidRPr="00F84A6B">
        <w:rPr>
          <w:b/>
          <w:bCs/>
          <w:color w:val="215E99" w:themeColor="text2" w:themeTint="BF"/>
          <w:sz w:val="28"/>
          <w:szCs w:val="28"/>
        </w:rPr>
        <w:t xml:space="preserve">Meta </w:t>
      </w:r>
      <w:r w:rsidR="00850509" w:rsidRPr="00F84A6B">
        <w:rPr>
          <w:b/>
          <w:bCs/>
          <w:color w:val="215E99" w:themeColor="text2" w:themeTint="BF"/>
          <w:sz w:val="28"/>
          <w:szCs w:val="28"/>
        </w:rPr>
        <w:t>T</w:t>
      </w:r>
      <w:r w:rsidRPr="00F84A6B">
        <w:rPr>
          <w:b/>
          <w:bCs/>
          <w:color w:val="215E99" w:themeColor="text2" w:themeTint="BF"/>
          <w:sz w:val="28"/>
          <w:szCs w:val="28"/>
        </w:rPr>
        <w:t xml:space="preserve">itle &amp; </w:t>
      </w:r>
      <w:r w:rsidR="00850509" w:rsidRPr="00F84A6B">
        <w:rPr>
          <w:b/>
          <w:bCs/>
          <w:color w:val="215E99" w:themeColor="text2" w:themeTint="BF"/>
          <w:sz w:val="28"/>
          <w:szCs w:val="28"/>
        </w:rPr>
        <w:t>Meta Description</w:t>
      </w:r>
    </w:p>
    <w:p w14:paraId="512BB593" w14:textId="5F14B2D5" w:rsidR="00202F93" w:rsidRPr="00F84A6B" w:rsidRDefault="00004B62" w:rsidP="00A7026A">
      <w:pPr>
        <w:jc w:val="center"/>
        <w:rPr>
          <w:color w:val="215E99" w:themeColor="text2" w:themeTint="BF"/>
          <w:sz w:val="28"/>
          <w:szCs w:val="28"/>
        </w:rPr>
      </w:pPr>
      <w:r w:rsidRPr="00F84A6B">
        <w:rPr>
          <w:noProof/>
          <w:color w:val="215E99" w:themeColor="text2" w:themeTint="BF"/>
          <w:sz w:val="28"/>
          <w:szCs w:val="28"/>
        </w:rPr>
        <w:drawing>
          <wp:inline distT="0" distB="0" distL="0" distR="0" wp14:anchorId="381D7EF4" wp14:editId="79241D82">
            <wp:extent cx="3048000" cy="1554392"/>
            <wp:effectExtent l="0" t="0" r="0" b="8255"/>
            <wp:docPr id="16521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7169" name=""/>
                    <pic:cNvPicPr/>
                  </pic:nvPicPr>
                  <pic:blipFill>
                    <a:blip r:embed="rId21"/>
                    <a:stretch>
                      <a:fillRect/>
                    </a:stretch>
                  </pic:blipFill>
                  <pic:spPr>
                    <a:xfrm>
                      <a:off x="0" y="0"/>
                      <a:ext cx="3077145" cy="1569255"/>
                    </a:xfrm>
                    <a:prstGeom prst="rect">
                      <a:avLst/>
                    </a:prstGeom>
                  </pic:spPr>
                </pic:pic>
              </a:graphicData>
            </a:graphic>
          </wp:inline>
        </w:drawing>
      </w:r>
    </w:p>
    <w:p w14:paraId="328F4E5D" w14:textId="7FD052FA" w:rsidR="00202F93" w:rsidRPr="00F84A6B" w:rsidRDefault="00335A29" w:rsidP="00CC1F1B">
      <w:pPr>
        <w:rPr>
          <w:color w:val="215E99" w:themeColor="text2" w:themeTint="BF"/>
          <w:sz w:val="28"/>
          <w:szCs w:val="28"/>
        </w:rPr>
      </w:pPr>
      <w:r w:rsidRPr="00F84A6B">
        <w:rPr>
          <w:color w:val="215E99" w:themeColor="text2" w:themeTint="BF"/>
          <w:sz w:val="28"/>
          <w:szCs w:val="28"/>
        </w:rPr>
        <w:t>Used tools</w:t>
      </w:r>
      <w:r w:rsidR="0028517B" w:rsidRPr="00F84A6B">
        <w:rPr>
          <w:color w:val="215E99" w:themeColor="text2" w:themeTint="BF"/>
          <w:sz w:val="28"/>
          <w:szCs w:val="28"/>
        </w:rPr>
        <w:t xml:space="preserve"> </w:t>
      </w:r>
      <w:r w:rsidR="00DF61B8" w:rsidRPr="00F84A6B">
        <w:rPr>
          <w:color w:val="215E99" w:themeColor="text2" w:themeTint="BF"/>
          <w:sz w:val="28"/>
          <w:szCs w:val="28"/>
        </w:rPr>
        <w:t xml:space="preserve">for meta title </w:t>
      </w:r>
      <w:r w:rsidR="008E66CD" w:rsidRPr="00F84A6B">
        <w:rPr>
          <w:color w:val="215E99" w:themeColor="text2" w:themeTint="BF"/>
          <w:sz w:val="28"/>
          <w:szCs w:val="28"/>
        </w:rPr>
        <w:t>analyser</w:t>
      </w:r>
      <w:r w:rsidR="00AF6FAC" w:rsidRPr="00F84A6B">
        <w:rPr>
          <w:color w:val="215E99" w:themeColor="text2" w:themeTint="BF"/>
          <w:sz w:val="28"/>
          <w:szCs w:val="28"/>
        </w:rPr>
        <w:t>:</w:t>
      </w:r>
    </w:p>
    <w:p w14:paraId="5429EDFB" w14:textId="14F37F7D" w:rsidR="00AF6FAC" w:rsidRPr="00F84A6B" w:rsidRDefault="004903E3" w:rsidP="00CC1F1B">
      <w:pPr>
        <w:rPr>
          <w:color w:val="215E99" w:themeColor="text2" w:themeTint="BF"/>
          <w:sz w:val="28"/>
          <w:szCs w:val="28"/>
        </w:rPr>
      </w:pPr>
      <w:r>
        <w:rPr>
          <w:color w:val="215E99" w:themeColor="text2" w:themeTint="BF"/>
          <w:sz w:val="28"/>
          <w:szCs w:val="28"/>
        </w:rPr>
        <w:t xml:space="preserve">( </w:t>
      </w:r>
      <w:hyperlink r:id="rId22" w:history="1">
        <w:r w:rsidR="008455A1" w:rsidRPr="003E360F">
          <w:rPr>
            <w:rStyle w:val="Hyperlink"/>
            <w:sz w:val="28"/>
            <w:szCs w:val="28"/>
          </w:rPr>
          <w:t>https://www.traffic-masters.net/tools/meta-title-checker/</w:t>
        </w:r>
      </w:hyperlink>
      <w:r w:rsidR="008455A1">
        <w:rPr>
          <w:color w:val="215E99" w:themeColor="text2" w:themeTint="BF"/>
          <w:sz w:val="28"/>
          <w:szCs w:val="28"/>
        </w:rPr>
        <w:t>)</w:t>
      </w:r>
    </w:p>
    <w:p w14:paraId="0D5DD009" w14:textId="00398CC8" w:rsidR="009F60BB" w:rsidRPr="00F84A6B" w:rsidRDefault="009F60BB" w:rsidP="00CC1F1B">
      <w:pPr>
        <w:rPr>
          <w:color w:val="215E99" w:themeColor="text2" w:themeTint="BF"/>
          <w:sz w:val="28"/>
          <w:szCs w:val="28"/>
        </w:rPr>
      </w:pPr>
      <w:r w:rsidRPr="00F84A6B">
        <w:rPr>
          <w:color w:val="215E99" w:themeColor="text2" w:themeTint="BF"/>
          <w:sz w:val="28"/>
          <w:szCs w:val="28"/>
        </w:rPr>
        <w:t>Meta Title has scored an excellent score of 85</w:t>
      </w:r>
      <w:r w:rsidR="00E701A4" w:rsidRPr="00F84A6B">
        <w:rPr>
          <w:color w:val="215E99" w:themeColor="text2" w:themeTint="BF"/>
          <w:sz w:val="28"/>
          <w:szCs w:val="28"/>
        </w:rPr>
        <w:t>.</w:t>
      </w:r>
    </w:p>
    <w:p w14:paraId="219D4FD9" w14:textId="77777777" w:rsidR="006E1732" w:rsidRPr="00F84A6B" w:rsidRDefault="00171D8E" w:rsidP="00171D8E">
      <w:pPr>
        <w:rPr>
          <w:b/>
          <w:bCs/>
          <w:color w:val="215E99" w:themeColor="text2" w:themeTint="BF"/>
          <w:sz w:val="28"/>
          <w:szCs w:val="28"/>
        </w:rPr>
      </w:pPr>
      <w:r w:rsidRPr="00F84A6B">
        <w:rPr>
          <w:b/>
          <w:bCs/>
          <w:color w:val="215E99" w:themeColor="text2" w:themeTint="BF"/>
          <w:sz w:val="28"/>
          <w:szCs w:val="28"/>
        </w:rPr>
        <w:t xml:space="preserve">Meta </w:t>
      </w:r>
      <w:r w:rsidR="00623FB3" w:rsidRPr="00F84A6B">
        <w:rPr>
          <w:b/>
          <w:bCs/>
          <w:color w:val="215E99" w:themeColor="text2" w:themeTint="BF"/>
          <w:sz w:val="28"/>
          <w:szCs w:val="28"/>
        </w:rPr>
        <w:t>Title</w:t>
      </w:r>
      <w:r w:rsidRPr="00F84A6B">
        <w:rPr>
          <w:b/>
          <w:bCs/>
          <w:color w:val="215E99" w:themeColor="text2" w:themeTint="BF"/>
          <w:sz w:val="28"/>
          <w:szCs w:val="28"/>
        </w:rPr>
        <w:t>:</w:t>
      </w:r>
      <w:r w:rsidR="00623FB3" w:rsidRPr="00F84A6B">
        <w:rPr>
          <w:b/>
          <w:bCs/>
          <w:color w:val="215E99" w:themeColor="text2" w:themeTint="BF"/>
          <w:sz w:val="28"/>
          <w:szCs w:val="28"/>
        </w:rPr>
        <w:t xml:space="preserve"> </w:t>
      </w:r>
      <w:r w:rsidR="00623FB3" w:rsidRPr="00F84A6B">
        <w:rPr>
          <w:color w:val="215E99" w:themeColor="text2" w:themeTint="BF"/>
          <w:sz w:val="28"/>
          <w:szCs w:val="28"/>
        </w:rPr>
        <w:t>Automobile</w:t>
      </w:r>
      <w:r w:rsidR="009C61D7" w:rsidRPr="00F84A6B">
        <w:rPr>
          <w:color w:val="215E99" w:themeColor="text2" w:themeTint="BF"/>
          <w:sz w:val="28"/>
          <w:szCs w:val="28"/>
        </w:rPr>
        <w:t xml:space="preserve"> engineering: career, courses &amp; future scope</w:t>
      </w:r>
    </w:p>
    <w:p w14:paraId="2738DC78" w14:textId="7B684349" w:rsidR="00171D8E" w:rsidRPr="00F84A6B" w:rsidRDefault="006E1732" w:rsidP="00171D8E">
      <w:pPr>
        <w:rPr>
          <w:color w:val="215E99" w:themeColor="text2" w:themeTint="BF"/>
          <w:sz w:val="28"/>
          <w:szCs w:val="28"/>
        </w:rPr>
      </w:pPr>
      <w:r w:rsidRPr="00F84A6B">
        <w:rPr>
          <w:b/>
          <w:bCs/>
          <w:color w:val="215E99" w:themeColor="text2" w:themeTint="BF"/>
          <w:sz w:val="28"/>
          <w:szCs w:val="28"/>
        </w:rPr>
        <w:lastRenderedPageBreak/>
        <w:t xml:space="preserve">Meta Description: </w:t>
      </w:r>
      <w:r w:rsidR="00985A47" w:rsidRPr="00F84A6B">
        <w:rPr>
          <w:color w:val="215E99" w:themeColor="text2" w:themeTint="BF"/>
          <w:sz w:val="28"/>
          <w:szCs w:val="28"/>
        </w:rPr>
        <w:t>Discover automobile engineering, mechanical engineering automobile and automotive engineering courses and the future scope in this industry</w:t>
      </w:r>
      <w:r w:rsidR="00171D8E" w:rsidRPr="00F84A6B">
        <w:rPr>
          <w:color w:val="215E99" w:themeColor="text2" w:themeTint="BF"/>
          <w:sz w:val="28"/>
          <w:szCs w:val="28"/>
        </w:rPr>
        <w:t xml:space="preserve"> </w:t>
      </w:r>
    </w:p>
    <w:p w14:paraId="72223AF4" w14:textId="77777777" w:rsidR="00171D8E" w:rsidRPr="00F84A6B" w:rsidRDefault="00171D8E" w:rsidP="008F7FEA">
      <w:pPr>
        <w:jc w:val="center"/>
        <w:rPr>
          <w:color w:val="215E99" w:themeColor="text2" w:themeTint="BF"/>
          <w:sz w:val="28"/>
          <w:szCs w:val="28"/>
        </w:rPr>
      </w:pPr>
    </w:p>
    <w:p w14:paraId="45815826" w14:textId="5569D810" w:rsidR="00F46FE4" w:rsidRPr="00F84A6B" w:rsidRDefault="00E752BD" w:rsidP="00F46FE4">
      <w:pPr>
        <w:rPr>
          <w:color w:val="215E99" w:themeColor="text2" w:themeTint="BF"/>
          <w:sz w:val="28"/>
          <w:szCs w:val="28"/>
        </w:rPr>
      </w:pPr>
      <w:r w:rsidRPr="00F84A6B">
        <w:rPr>
          <w:color w:val="215E99" w:themeColor="text2" w:themeTint="BF"/>
          <w:sz w:val="28"/>
          <w:szCs w:val="28"/>
        </w:rPr>
        <w:t>SERP PREVIEW:</w:t>
      </w:r>
    </w:p>
    <w:p w14:paraId="69CAE575" w14:textId="52A977AD" w:rsidR="00F46FE4" w:rsidRPr="00F84A6B" w:rsidRDefault="00141215" w:rsidP="00E0456D">
      <w:pPr>
        <w:jc w:val="center"/>
        <w:rPr>
          <w:color w:val="215E99" w:themeColor="text2" w:themeTint="BF"/>
          <w:sz w:val="28"/>
          <w:szCs w:val="28"/>
        </w:rPr>
      </w:pPr>
      <w:r w:rsidRPr="00F84A6B">
        <w:rPr>
          <w:noProof/>
          <w:color w:val="215E99" w:themeColor="text2" w:themeTint="BF"/>
          <w:sz w:val="28"/>
          <w:szCs w:val="28"/>
        </w:rPr>
        <w:drawing>
          <wp:inline distT="0" distB="0" distL="0" distR="0" wp14:anchorId="4A60F8FF" wp14:editId="0EAE8C26">
            <wp:extent cx="4333875" cy="1898650"/>
            <wp:effectExtent l="0" t="0" r="9525" b="6350"/>
            <wp:docPr id="12428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99930" name=""/>
                    <pic:cNvPicPr/>
                  </pic:nvPicPr>
                  <pic:blipFill>
                    <a:blip r:embed="rId23"/>
                    <a:stretch>
                      <a:fillRect/>
                    </a:stretch>
                  </pic:blipFill>
                  <pic:spPr>
                    <a:xfrm>
                      <a:off x="0" y="0"/>
                      <a:ext cx="4352387" cy="1906760"/>
                    </a:xfrm>
                    <a:prstGeom prst="rect">
                      <a:avLst/>
                    </a:prstGeom>
                  </pic:spPr>
                </pic:pic>
              </a:graphicData>
            </a:graphic>
          </wp:inline>
        </w:drawing>
      </w:r>
    </w:p>
    <w:p w14:paraId="3B9240D1" w14:textId="77777777" w:rsidR="00F46FE4" w:rsidRPr="00F84A6B" w:rsidRDefault="00F46FE4" w:rsidP="00F46FE4">
      <w:pPr>
        <w:rPr>
          <w:color w:val="215E99" w:themeColor="text2" w:themeTint="BF"/>
          <w:sz w:val="28"/>
          <w:szCs w:val="28"/>
        </w:rPr>
      </w:pPr>
    </w:p>
    <w:p w14:paraId="1E405544" w14:textId="11C38004" w:rsidR="00202F93" w:rsidRPr="00F84A6B" w:rsidRDefault="004C7261" w:rsidP="00695DB9">
      <w:pPr>
        <w:rPr>
          <w:color w:val="215E99" w:themeColor="text2" w:themeTint="BF"/>
          <w:sz w:val="28"/>
          <w:szCs w:val="28"/>
        </w:rPr>
      </w:pPr>
      <w:r w:rsidRPr="00F84A6B">
        <w:rPr>
          <w:noProof/>
          <w:color w:val="215E99" w:themeColor="text2" w:themeTint="BF"/>
          <w:sz w:val="28"/>
          <w:szCs w:val="28"/>
        </w:rPr>
        <w:drawing>
          <wp:inline distT="0" distB="0" distL="0" distR="0" wp14:anchorId="64B26503" wp14:editId="6060C042">
            <wp:extent cx="5449401" cy="1811655"/>
            <wp:effectExtent l="0" t="0" r="0" b="0"/>
            <wp:docPr id="129306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67706" name=""/>
                    <pic:cNvPicPr/>
                  </pic:nvPicPr>
                  <pic:blipFill>
                    <a:blip r:embed="rId24"/>
                    <a:stretch>
                      <a:fillRect/>
                    </a:stretch>
                  </pic:blipFill>
                  <pic:spPr>
                    <a:xfrm>
                      <a:off x="0" y="0"/>
                      <a:ext cx="5501434" cy="1828954"/>
                    </a:xfrm>
                    <a:prstGeom prst="rect">
                      <a:avLst/>
                    </a:prstGeom>
                  </pic:spPr>
                </pic:pic>
              </a:graphicData>
            </a:graphic>
          </wp:inline>
        </w:drawing>
      </w:r>
    </w:p>
    <w:p w14:paraId="6105E443" w14:textId="77777777" w:rsidR="00E0456D" w:rsidRPr="00F84A6B" w:rsidRDefault="00E0456D" w:rsidP="00612A46">
      <w:pPr>
        <w:rPr>
          <w:color w:val="215E99" w:themeColor="text2" w:themeTint="BF"/>
          <w:sz w:val="28"/>
          <w:szCs w:val="28"/>
        </w:rPr>
      </w:pPr>
    </w:p>
    <w:p w14:paraId="2B193D2A" w14:textId="1D765E21" w:rsidR="00612A46" w:rsidRPr="00F84A6B" w:rsidRDefault="00612A46" w:rsidP="00612A46">
      <w:pPr>
        <w:rPr>
          <w:color w:val="215E99" w:themeColor="text2" w:themeTint="BF"/>
          <w:sz w:val="28"/>
          <w:szCs w:val="28"/>
        </w:rPr>
      </w:pPr>
      <w:r w:rsidRPr="00F84A6B">
        <w:rPr>
          <w:color w:val="215E99" w:themeColor="text2" w:themeTint="BF"/>
          <w:sz w:val="28"/>
          <w:szCs w:val="28"/>
        </w:rPr>
        <w:t xml:space="preserve">Meta </w:t>
      </w:r>
      <w:r w:rsidR="00122AC7" w:rsidRPr="00F84A6B">
        <w:rPr>
          <w:color w:val="215E99" w:themeColor="text2" w:themeTint="BF"/>
          <w:sz w:val="28"/>
          <w:szCs w:val="28"/>
        </w:rPr>
        <w:t>T</w:t>
      </w:r>
      <w:r w:rsidRPr="00F84A6B">
        <w:rPr>
          <w:color w:val="215E99" w:themeColor="text2" w:themeTint="BF"/>
          <w:sz w:val="28"/>
          <w:szCs w:val="28"/>
        </w:rPr>
        <w:t>it</w:t>
      </w:r>
      <w:r w:rsidR="00122AC7" w:rsidRPr="00F84A6B">
        <w:rPr>
          <w:color w:val="215E99" w:themeColor="text2" w:themeTint="BF"/>
          <w:sz w:val="28"/>
          <w:szCs w:val="28"/>
        </w:rPr>
        <w:t xml:space="preserve">le and Meta Description </w:t>
      </w:r>
      <w:r w:rsidR="00AA34C4" w:rsidRPr="00F84A6B">
        <w:rPr>
          <w:color w:val="215E99" w:themeColor="text2" w:themeTint="BF"/>
          <w:sz w:val="28"/>
          <w:szCs w:val="28"/>
        </w:rPr>
        <w:t xml:space="preserve">are </w:t>
      </w:r>
      <w:r w:rsidR="00982C75" w:rsidRPr="00F84A6B">
        <w:rPr>
          <w:color w:val="215E99" w:themeColor="text2" w:themeTint="BF"/>
          <w:sz w:val="28"/>
          <w:szCs w:val="28"/>
        </w:rPr>
        <w:t>optimised</w:t>
      </w:r>
      <w:r w:rsidR="00AA34C4" w:rsidRPr="00F84A6B">
        <w:rPr>
          <w:color w:val="215E99" w:themeColor="text2" w:themeTint="BF"/>
          <w:sz w:val="28"/>
          <w:szCs w:val="28"/>
        </w:rPr>
        <w:t xml:space="preserve"> with </w:t>
      </w:r>
      <w:r w:rsidR="00982C75" w:rsidRPr="00F84A6B">
        <w:rPr>
          <w:color w:val="215E99" w:themeColor="text2" w:themeTint="BF"/>
          <w:sz w:val="28"/>
          <w:szCs w:val="28"/>
        </w:rPr>
        <w:t>keywords</w:t>
      </w:r>
      <w:r w:rsidR="00AA34C4" w:rsidRPr="00F84A6B">
        <w:rPr>
          <w:color w:val="215E99" w:themeColor="text2" w:themeTint="BF"/>
          <w:sz w:val="28"/>
          <w:szCs w:val="28"/>
        </w:rPr>
        <w:t xml:space="preserve"> and within </w:t>
      </w:r>
      <w:r w:rsidR="00982C75" w:rsidRPr="00F84A6B">
        <w:rPr>
          <w:color w:val="215E99" w:themeColor="text2" w:themeTint="BF"/>
          <w:sz w:val="28"/>
          <w:szCs w:val="28"/>
        </w:rPr>
        <w:t>character and pixel limits.</w:t>
      </w:r>
    </w:p>
    <w:p w14:paraId="6234DC2A" w14:textId="4339662E" w:rsidR="00982C75" w:rsidRPr="00F84A6B" w:rsidRDefault="00355D53" w:rsidP="00612A46">
      <w:pPr>
        <w:rPr>
          <w:color w:val="215E99" w:themeColor="text2" w:themeTint="BF"/>
          <w:sz w:val="28"/>
          <w:szCs w:val="28"/>
        </w:rPr>
      </w:pPr>
      <w:r w:rsidRPr="00F84A6B">
        <w:rPr>
          <w:color w:val="215E99" w:themeColor="text2" w:themeTint="BF"/>
          <w:sz w:val="28"/>
          <w:szCs w:val="28"/>
        </w:rPr>
        <w:t>Used tools</w:t>
      </w:r>
      <w:r w:rsidR="0018005C" w:rsidRPr="00F84A6B">
        <w:rPr>
          <w:color w:val="215E99" w:themeColor="text2" w:themeTint="BF"/>
          <w:sz w:val="28"/>
          <w:szCs w:val="28"/>
        </w:rPr>
        <w:t>:</w:t>
      </w:r>
    </w:p>
    <w:p w14:paraId="63E9694A" w14:textId="08A7CC88" w:rsidR="00355D53" w:rsidRPr="00F84A6B" w:rsidRDefault="006F5B0D" w:rsidP="00612A46">
      <w:pPr>
        <w:rPr>
          <w:color w:val="0F4761" w:themeColor="accent1" w:themeShade="BF"/>
        </w:rPr>
      </w:pPr>
      <w:proofErr w:type="spellStart"/>
      <w:r w:rsidRPr="00F84A6B">
        <w:rPr>
          <w:b/>
          <w:bCs/>
          <w:color w:val="0F4761" w:themeColor="accent1" w:themeShade="BF"/>
          <w:sz w:val="28"/>
          <w:szCs w:val="28"/>
        </w:rPr>
        <w:t>Mangools</w:t>
      </w:r>
      <w:proofErr w:type="spellEnd"/>
      <w:r w:rsidRPr="00F84A6B">
        <w:rPr>
          <w:b/>
          <w:bCs/>
          <w:color w:val="0F4761" w:themeColor="accent1" w:themeShade="BF"/>
          <w:sz w:val="28"/>
          <w:szCs w:val="28"/>
        </w:rPr>
        <w:t xml:space="preserve"> - </w:t>
      </w:r>
      <w:hyperlink r:id="rId25" w:history="1">
        <w:r w:rsidR="0091431B" w:rsidRPr="003E360F">
          <w:rPr>
            <w:rStyle w:val="Hyperlink"/>
            <w:b/>
            <w:bCs/>
            <w:sz w:val="28"/>
            <w:szCs w:val="28"/>
          </w:rPr>
          <w:t>https://www.mangools.com/free-seo-tools/serp-simulator</w:t>
        </w:r>
      </w:hyperlink>
      <w:r w:rsidR="0091431B">
        <w:rPr>
          <w:b/>
          <w:bCs/>
          <w:color w:val="0F4761" w:themeColor="accent1" w:themeShade="BF"/>
          <w:sz w:val="28"/>
          <w:szCs w:val="28"/>
        </w:rPr>
        <w:t xml:space="preserve"> </w:t>
      </w:r>
      <w:r w:rsidR="00CF023E" w:rsidRPr="00F84A6B">
        <w:rPr>
          <w:color w:val="501549" w:themeColor="accent5" w:themeShade="80"/>
          <w:sz w:val="28"/>
          <w:szCs w:val="28"/>
        </w:rPr>
        <w:t>(</w:t>
      </w:r>
      <w:r w:rsidR="000C3714" w:rsidRPr="00F84A6B">
        <w:rPr>
          <w:color w:val="0F4761" w:themeColor="accent1" w:themeShade="BF"/>
        </w:rPr>
        <w:t>for meta title and description)</w:t>
      </w:r>
    </w:p>
    <w:p w14:paraId="6BA364E8" w14:textId="4E84618D" w:rsidR="00B36139" w:rsidRPr="00F84A6B" w:rsidRDefault="002E6B33" w:rsidP="00612A46">
      <w:pPr>
        <w:rPr>
          <w:color w:val="0F4761" w:themeColor="accent1" w:themeShade="BF"/>
          <w:sz w:val="28"/>
          <w:szCs w:val="28"/>
        </w:rPr>
      </w:pPr>
      <w:proofErr w:type="spellStart"/>
      <w:r w:rsidRPr="00F84A6B">
        <w:rPr>
          <w:b/>
          <w:bCs/>
          <w:color w:val="0F4761" w:themeColor="accent1" w:themeShade="BF"/>
          <w:sz w:val="28"/>
          <w:szCs w:val="28"/>
        </w:rPr>
        <w:t>Ryrob</w:t>
      </w:r>
      <w:proofErr w:type="spellEnd"/>
      <w:r w:rsidRPr="00F84A6B">
        <w:rPr>
          <w:b/>
          <w:bCs/>
          <w:color w:val="0F4761" w:themeColor="accent1" w:themeShade="BF"/>
          <w:sz w:val="28"/>
          <w:szCs w:val="28"/>
        </w:rPr>
        <w:t xml:space="preserve"> </w:t>
      </w:r>
      <w:r w:rsidR="005A09FF">
        <w:rPr>
          <w:b/>
          <w:bCs/>
          <w:color w:val="0F4761" w:themeColor="accent1" w:themeShade="BF"/>
          <w:sz w:val="28"/>
          <w:szCs w:val="28"/>
        </w:rPr>
        <w:t>–</w:t>
      </w:r>
      <w:r w:rsidRPr="00F84A6B">
        <w:rPr>
          <w:b/>
          <w:bCs/>
          <w:color w:val="0F4761" w:themeColor="accent1" w:themeShade="BF"/>
          <w:sz w:val="28"/>
          <w:szCs w:val="28"/>
        </w:rPr>
        <w:t xml:space="preserve"> </w:t>
      </w:r>
      <w:hyperlink r:id="rId26" w:history="1">
        <w:r w:rsidR="00F35802" w:rsidRPr="003E360F">
          <w:rPr>
            <w:rStyle w:val="Hyperlink"/>
            <w:b/>
            <w:bCs/>
            <w:sz w:val="28"/>
            <w:szCs w:val="28"/>
          </w:rPr>
          <w:t>https://www.ryrob.com/headline-analyzer/</w:t>
        </w:r>
      </w:hyperlink>
      <w:r w:rsidR="00F35802">
        <w:rPr>
          <w:b/>
          <w:bCs/>
          <w:color w:val="0F4761" w:themeColor="accent1" w:themeShade="BF"/>
          <w:sz w:val="28"/>
          <w:szCs w:val="28"/>
        </w:rPr>
        <w:t xml:space="preserve">  </w:t>
      </w:r>
      <w:r w:rsidR="00CF023E" w:rsidRPr="00F84A6B">
        <w:rPr>
          <w:color w:val="0F4761" w:themeColor="accent1" w:themeShade="BF"/>
        </w:rPr>
        <w:t xml:space="preserve">(for headline </w:t>
      </w:r>
      <w:r w:rsidR="00AE145B" w:rsidRPr="00F84A6B">
        <w:rPr>
          <w:color w:val="0F4761" w:themeColor="accent1" w:themeShade="BF"/>
        </w:rPr>
        <w:t>analysis</w:t>
      </w:r>
      <w:r w:rsidR="00CF023E" w:rsidRPr="00F84A6B">
        <w:rPr>
          <w:color w:val="0F4761" w:themeColor="accent1" w:themeShade="BF"/>
        </w:rPr>
        <w:t>)</w:t>
      </w:r>
    </w:p>
    <w:p w14:paraId="73A32B9A" w14:textId="77777777" w:rsidR="00C245CF" w:rsidRDefault="00C245CF" w:rsidP="00612A46">
      <w:pPr>
        <w:rPr>
          <w:b/>
          <w:bCs/>
          <w:color w:val="0F4761" w:themeColor="accent1" w:themeShade="BF"/>
          <w:sz w:val="28"/>
          <w:szCs w:val="28"/>
        </w:rPr>
      </w:pPr>
    </w:p>
    <w:p w14:paraId="1EB2AEF6" w14:textId="57F88214" w:rsidR="0061170A" w:rsidRPr="00F84A6B" w:rsidRDefault="00A97817" w:rsidP="00612A46">
      <w:pPr>
        <w:rPr>
          <w:b/>
          <w:bCs/>
          <w:color w:val="0F4761" w:themeColor="accent1" w:themeShade="BF"/>
          <w:sz w:val="28"/>
          <w:szCs w:val="28"/>
        </w:rPr>
      </w:pPr>
      <w:r w:rsidRPr="00F84A6B">
        <w:rPr>
          <w:b/>
          <w:bCs/>
          <w:color w:val="0F4761" w:themeColor="accent1" w:themeShade="BF"/>
          <w:sz w:val="28"/>
          <w:szCs w:val="28"/>
        </w:rPr>
        <w:t>URL SLUG</w:t>
      </w:r>
      <w:r w:rsidR="00FC5D33" w:rsidRPr="00F84A6B">
        <w:rPr>
          <w:b/>
          <w:bCs/>
          <w:color w:val="0F4761" w:themeColor="accent1" w:themeShade="BF"/>
          <w:sz w:val="28"/>
          <w:szCs w:val="28"/>
        </w:rPr>
        <w:t xml:space="preserve"> </w:t>
      </w:r>
      <w:r w:rsidRPr="00F84A6B">
        <w:rPr>
          <w:b/>
          <w:bCs/>
          <w:color w:val="0F4761" w:themeColor="accent1" w:themeShade="BF"/>
          <w:sz w:val="28"/>
          <w:szCs w:val="28"/>
        </w:rPr>
        <w:t xml:space="preserve">- </w:t>
      </w:r>
      <w:r w:rsidR="005C0A48" w:rsidRPr="00F84A6B">
        <w:rPr>
          <w:b/>
          <w:bCs/>
          <w:color w:val="0F4761" w:themeColor="accent1" w:themeShade="BF"/>
          <w:sz w:val="28"/>
          <w:szCs w:val="28"/>
        </w:rPr>
        <w:t>/a</w:t>
      </w:r>
      <w:r w:rsidR="00214977" w:rsidRPr="00F84A6B">
        <w:rPr>
          <w:b/>
          <w:bCs/>
          <w:color w:val="0F4761" w:themeColor="accent1" w:themeShade="BF"/>
          <w:sz w:val="28"/>
          <w:szCs w:val="28"/>
        </w:rPr>
        <w:t>utomobile-engineering-</w:t>
      </w:r>
      <w:r w:rsidR="005C0A48" w:rsidRPr="00F84A6B">
        <w:rPr>
          <w:b/>
          <w:bCs/>
          <w:color w:val="0F4761" w:themeColor="accent1" w:themeShade="BF"/>
          <w:sz w:val="28"/>
          <w:szCs w:val="28"/>
        </w:rPr>
        <w:t>guide/</w:t>
      </w:r>
    </w:p>
    <w:p w14:paraId="3D4EFB00" w14:textId="29B9E324" w:rsidR="00F9753F" w:rsidRDefault="001A5ACA" w:rsidP="00612A46">
      <w:pPr>
        <w:rPr>
          <w:b/>
          <w:bCs/>
          <w:color w:val="0F4761" w:themeColor="accent1" w:themeShade="BF"/>
          <w:sz w:val="28"/>
          <w:szCs w:val="28"/>
        </w:rPr>
      </w:pPr>
      <w:r w:rsidRPr="001A5ACA">
        <w:rPr>
          <w:b/>
          <w:bCs/>
          <w:noProof/>
          <w:color w:val="0F4761" w:themeColor="accent1" w:themeShade="BF"/>
          <w:sz w:val="28"/>
          <w:szCs w:val="28"/>
        </w:rPr>
        <w:lastRenderedPageBreak/>
        <w:drawing>
          <wp:inline distT="0" distB="0" distL="0" distR="0" wp14:anchorId="5B4BA222" wp14:editId="089E2AC8">
            <wp:extent cx="5731510" cy="628299"/>
            <wp:effectExtent l="0" t="0" r="2540" b="635"/>
            <wp:docPr id="114327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70274" name=""/>
                    <pic:cNvPicPr/>
                  </pic:nvPicPr>
                  <pic:blipFill>
                    <a:blip r:embed="rId27"/>
                    <a:stretch>
                      <a:fillRect/>
                    </a:stretch>
                  </pic:blipFill>
                  <pic:spPr>
                    <a:xfrm>
                      <a:off x="0" y="0"/>
                      <a:ext cx="5777133" cy="633300"/>
                    </a:xfrm>
                    <a:prstGeom prst="rect">
                      <a:avLst/>
                    </a:prstGeom>
                  </pic:spPr>
                </pic:pic>
              </a:graphicData>
            </a:graphic>
          </wp:inline>
        </w:drawing>
      </w:r>
    </w:p>
    <w:p w14:paraId="3C0B498D" w14:textId="41AD7160" w:rsidR="00A41718" w:rsidRPr="00F84A6B" w:rsidRDefault="00A41718" w:rsidP="00612A46">
      <w:pPr>
        <w:rPr>
          <w:b/>
          <w:bCs/>
          <w:color w:val="0F4761" w:themeColor="accent1" w:themeShade="BF"/>
          <w:sz w:val="28"/>
          <w:szCs w:val="28"/>
        </w:rPr>
      </w:pPr>
      <w:r w:rsidRPr="00F84A6B">
        <w:rPr>
          <w:b/>
          <w:bCs/>
          <w:color w:val="0F4761" w:themeColor="accent1" w:themeShade="BF"/>
          <w:sz w:val="28"/>
          <w:szCs w:val="28"/>
        </w:rPr>
        <w:t xml:space="preserve">URL </w:t>
      </w:r>
      <w:r w:rsidR="00673766" w:rsidRPr="00F84A6B">
        <w:rPr>
          <w:b/>
          <w:bCs/>
          <w:color w:val="002060"/>
          <w:sz w:val="28"/>
          <w:szCs w:val="28"/>
        </w:rPr>
        <w:t>-</w:t>
      </w:r>
      <w:r w:rsidRPr="00F84A6B">
        <w:rPr>
          <w:b/>
          <w:bCs/>
          <w:color w:val="00B0F0"/>
          <w:sz w:val="28"/>
          <w:szCs w:val="28"/>
        </w:rPr>
        <w:t xml:space="preserve"> </w:t>
      </w:r>
      <w:r w:rsidR="00AB4608" w:rsidRPr="00F84A6B">
        <w:rPr>
          <w:b/>
          <w:bCs/>
          <w:color w:val="00B0F0"/>
          <w:sz w:val="28"/>
          <w:szCs w:val="28"/>
        </w:rPr>
        <w:t> </w:t>
      </w:r>
      <w:hyperlink r:id="rId28" w:tgtFrame="wp-preview-18178" w:history="1">
        <w:r w:rsidR="00AB4608" w:rsidRPr="00F84A6B">
          <w:rPr>
            <w:rStyle w:val="Hyperlink"/>
            <w:b/>
            <w:bCs/>
            <w:color w:val="00B0F0"/>
            <w:sz w:val="28"/>
            <w:szCs w:val="28"/>
          </w:rPr>
          <w:t>https://www.bloggercap.info/automobile-engineering-guide/</w:t>
        </w:r>
      </w:hyperlink>
      <w:r w:rsidR="00AB4608" w:rsidRPr="00F84A6B">
        <w:rPr>
          <w:b/>
          <w:bCs/>
          <w:color w:val="0F4761" w:themeColor="accent1" w:themeShade="BF"/>
          <w:sz w:val="28"/>
          <w:szCs w:val="28"/>
        </w:rPr>
        <w:t> </w:t>
      </w:r>
    </w:p>
    <w:p w14:paraId="7E5F1B5D" w14:textId="45311776" w:rsidR="00901AC8" w:rsidRPr="00F84A6B" w:rsidRDefault="00DE377D" w:rsidP="00612A46">
      <w:pPr>
        <w:rPr>
          <w:b/>
          <w:bCs/>
          <w:color w:val="0F4761" w:themeColor="accent1" w:themeShade="BF"/>
          <w:sz w:val="28"/>
          <w:szCs w:val="28"/>
        </w:rPr>
      </w:pPr>
      <w:r w:rsidRPr="00F84A6B">
        <w:rPr>
          <w:b/>
          <w:bCs/>
          <w:color w:val="0F4761" w:themeColor="accent1" w:themeShade="BF"/>
          <w:sz w:val="28"/>
          <w:szCs w:val="28"/>
        </w:rPr>
        <w:t>Keyword Placements:</w:t>
      </w:r>
    </w:p>
    <w:p w14:paraId="7F80D7A3" w14:textId="31FD1BDC" w:rsidR="00446589" w:rsidRPr="00F84A6B" w:rsidRDefault="00446589" w:rsidP="00612A46">
      <w:pPr>
        <w:rPr>
          <w:b/>
          <w:bCs/>
          <w:color w:val="0F4761" w:themeColor="accent1" w:themeShade="BF"/>
          <w:sz w:val="24"/>
          <w:szCs w:val="24"/>
        </w:rPr>
      </w:pPr>
      <w:r w:rsidRPr="00F84A6B">
        <w:rPr>
          <w:b/>
          <w:bCs/>
          <w:color w:val="0F4761" w:themeColor="accent1" w:themeShade="BF"/>
          <w:sz w:val="24"/>
          <w:szCs w:val="24"/>
        </w:rPr>
        <w:t>Focus and additional keywords report</w:t>
      </w:r>
    </w:p>
    <w:p w14:paraId="03B26689" w14:textId="77777777" w:rsidR="00DF5131" w:rsidRDefault="001F1258" w:rsidP="00DF5131">
      <w:pPr>
        <w:keepNext/>
        <w:jc w:val="center"/>
      </w:pPr>
      <w:r w:rsidRPr="00F84A6B">
        <w:rPr>
          <w:b/>
          <w:bCs/>
          <w:noProof/>
          <w:color w:val="0F4761" w:themeColor="accent1" w:themeShade="BF"/>
          <w:sz w:val="28"/>
          <w:szCs w:val="28"/>
        </w:rPr>
        <w:drawing>
          <wp:inline distT="0" distB="0" distL="0" distR="0" wp14:anchorId="29DE38F4" wp14:editId="006F662F">
            <wp:extent cx="4830992" cy="1971040"/>
            <wp:effectExtent l="0" t="0" r="8255" b="0"/>
            <wp:docPr id="21551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13748" name=""/>
                    <pic:cNvPicPr/>
                  </pic:nvPicPr>
                  <pic:blipFill>
                    <a:blip r:embed="rId29"/>
                    <a:stretch>
                      <a:fillRect/>
                    </a:stretch>
                  </pic:blipFill>
                  <pic:spPr>
                    <a:xfrm>
                      <a:off x="0" y="0"/>
                      <a:ext cx="4852001" cy="1979612"/>
                    </a:xfrm>
                    <a:prstGeom prst="rect">
                      <a:avLst/>
                    </a:prstGeom>
                  </pic:spPr>
                </pic:pic>
              </a:graphicData>
            </a:graphic>
          </wp:inline>
        </w:drawing>
      </w:r>
    </w:p>
    <w:p w14:paraId="266D5EF6" w14:textId="2CDBF68C" w:rsidR="00EA19CF" w:rsidRPr="00F84A6B" w:rsidRDefault="00DF5131" w:rsidP="00DF5131">
      <w:pPr>
        <w:pStyle w:val="Caption"/>
        <w:jc w:val="center"/>
        <w:rPr>
          <w:b/>
          <w:bCs/>
          <w:i w:val="0"/>
          <w:iCs w:val="0"/>
          <w:color w:val="0F4761" w:themeColor="accent1" w:themeShade="BF"/>
          <w:sz w:val="28"/>
          <w:szCs w:val="28"/>
        </w:rPr>
      </w:pPr>
      <w:r>
        <w:t xml:space="preserve">All the keywords scored 100 </w:t>
      </w:r>
      <w:fldSimple w:instr=" SEQ All_the_keywords_scored_100 \* ARABIC ">
        <w:r>
          <w:rPr>
            <w:noProof/>
          </w:rPr>
          <w:t>1</w:t>
        </w:r>
      </w:fldSimple>
    </w:p>
    <w:p w14:paraId="6ED2ED08" w14:textId="555A59D1" w:rsidR="008B0D6E" w:rsidRPr="00F84A6B" w:rsidRDefault="0060562C" w:rsidP="002157DB">
      <w:pPr>
        <w:rPr>
          <w:b/>
          <w:bCs/>
          <w:color w:val="0F4761" w:themeColor="accent1" w:themeShade="BF"/>
          <w:sz w:val="28"/>
          <w:szCs w:val="28"/>
        </w:rPr>
      </w:pPr>
      <w:r w:rsidRPr="00F84A6B">
        <w:rPr>
          <w:b/>
          <w:bCs/>
          <w:color w:val="0F4761" w:themeColor="accent1" w:themeShade="BF"/>
          <w:sz w:val="28"/>
          <w:szCs w:val="28"/>
        </w:rPr>
        <w:t>Internal Links:</w:t>
      </w:r>
    </w:p>
    <w:p w14:paraId="0E04F50E" w14:textId="1D5BEC5D" w:rsidR="0060562C" w:rsidRPr="008D1E85" w:rsidRDefault="00CC2672" w:rsidP="008D1E85">
      <w:pPr>
        <w:pStyle w:val="ListParagraph"/>
        <w:numPr>
          <w:ilvl w:val="0"/>
          <w:numId w:val="35"/>
        </w:numPr>
        <w:rPr>
          <w:color w:val="0F4761" w:themeColor="accent1" w:themeShade="BF"/>
          <w:sz w:val="28"/>
          <w:szCs w:val="28"/>
        </w:rPr>
      </w:pPr>
      <w:hyperlink r:id="rId30" w:history="1">
        <w:r w:rsidRPr="008D1E85">
          <w:rPr>
            <w:rStyle w:val="Hyperlink"/>
            <w:color w:val="345964" w:themeColor="hyperlink" w:themeShade="BF"/>
            <w:sz w:val="28"/>
            <w:szCs w:val="28"/>
          </w:rPr>
          <w:t>https://www.bloggercap.info/electric-cars-and-price-in-india/</w:t>
        </w:r>
      </w:hyperlink>
    </w:p>
    <w:p w14:paraId="650F4576" w14:textId="4BD0058C" w:rsidR="00644AB3" w:rsidRPr="008D1E85" w:rsidRDefault="00644AB3" w:rsidP="008D1E85">
      <w:pPr>
        <w:pStyle w:val="ListParagraph"/>
        <w:numPr>
          <w:ilvl w:val="0"/>
          <w:numId w:val="35"/>
        </w:numPr>
        <w:rPr>
          <w:color w:val="0F4761" w:themeColor="accent1" w:themeShade="BF"/>
          <w:sz w:val="28"/>
          <w:szCs w:val="28"/>
        </w:rPr>
      </w:pPr>
      <w:hyperlink r:id="rId31" w:history="1">
        <w:r w:rsidRPr="008D1E85">
          <w:rPr>
            <w:rStyle w:val="Hyperlink"/>
            <w:color w:val="345964" w:themeColor="hyperlink" w:themeShade="BF"/>
            <w:sz w:val="28"/>
            <w:szCs w:val="28"/>
          </w:rPr>
          <w:t>https://www.bloggercap.info/learn-car-manufacturing/</w:t>
        </w:r>
      </w:hyperlink>
    </w:p>
    <w:p w14:paraId="228ECA60" w14:textId="7851C38A" w:rsidR="00CC2672" w:rsidRPr="00F84A6B" w:rsidRDefault="000D35C4" w:rsidP="002157DB">
      <w:pPr>
        <w:rPr>
          <w:color w:val="0F4761" w:themeColor="accent1" w:themeShade="BF"/>
          <w:sz w:val="28"/>
          <w:szCs w:val="28"/>
        </w:rPr>
      </w:pPr>
      <w:r w:rsidRPr="00F84A6B">
        <w:rPr>
          <w:noProof/>
          <w:color w:val="0F4761" w:themeColor="accent1" w:themeShade="BF"/>
          <w:sz w:val="28"/>
          <w:szCs w:val="28"/>
        </w:rPr>
        <w:drawing>
          <wp:inline distT="0" distB="0" distL="0" distR="0" wp14:anchorId="31C14F7B" wp14:editId="1C97975A">
            <wp:extent cx="2230502" cy="1014730"/>
            <wp:effectExtent l="0" t="0" r="0" b="0"/>
            <wp:docPr id="79527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70023" name=""/>
                    <pic:cNvPicPr/>
                  </pic:nvPicPr>
                  <pic:blipFill>
                    <a:blip r:embed="rId32"/>
                    <a:stretch>
                      <a:fillRect/>
                    </a:stretch>
                  </pic:blipFill>
                  <pic:spPr>
                    <a:xfrm>
                      <a:off x="0" y="0"/>
                      <a:ext cx="2246176" cy="1021860"/>
                    </a:xfrm>
                    <a:prstGeom prst="rect">
                      <a:avLst/>
                    </a:prstGeom>
                  </pic:spPr>
                </pic:pic>
              </a:graphicData>
            </a:graphic>
          </wp:inline>
        </w:drawing>
      </w:r>
      <w:r w:rsidR="00644606" w:rsidRPr="00F84A6B">
        <w:rPr>
          <w:color w:val="0F4761" w:themeColor="accent1" w:themeShade="BF"/>
          <w:sz w:val="28"/>
          <w:szCs w:val="28"/>
        </w:rPr>
        <w:t xml:space="preserve">     </w:t>
      </w:r>
      <w:r w:rsidR="00C67B50" w:rsidRPr="00F84A6B">
        <w:rPr>
          <w:noProof/>
          <w:color w:val="0F4761" w:themeColor="accent1" w:themeShade="BF"/>
          <w:sz w:val="28"/>
          <w:szCs w:val="28"/>
        </w:rPr>
        <w:drawing>
          <wp:inline distT="0" distB="0" distL="0" distR="0" wp14:anchorId="73C78854" wp14:editId="2AC4BBB8">
            <wp:extent cx="2618105" cy="977773"/>
            <wp:effectExtent l="0" t="0" r="0" b="0"/>
            <wp:docPr id="130777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71205" name=""/>
                    <pic:cNvPicPr/>
                  </pic:nvPicPr>
                  <pic:blipFill>
                    <a:blip r:embed="rId33"/>
                    <a:stretch>
                      <a:fillRect/>
                    </a:stretch>
                  </pic:blipFill>
                  <pic:spPr>
                    <a:xfrm>
                      <a:off x="0" y="0"/>
                      <a:ext cx="2634852" cy="984027"/>
                    </a:xfrm>
                    <a:prstGeom prst="rect">
                      <a:avLst/>
                    </a:prstGeom>
                  </pic:spPr>
                </pic:pic>
              </a:graphicData>
            </a:graphic>
          </wp:inline>
        </w:drawing>
      </w:r>
    </w:p>
    <w:p w14:paraId="0EBFABB3" w14:textId="3DC65B2B" w:rsidR="00FF2879" w:rsidRPr="00F84A6B" w:rsidRDefault="00FF2879" w:rsidP="002157DB">
      <w:pPr>
        <w:rPr>
          <w:b/>
          <w:bCs/>
          <w:color w:val="0F4761" w:themeColor="accent1" w:themeShade="BF"/>
          <w:sz w:val="28"/>
          <w:szCs w:val="28"/>
        </w:rPr>
      </w:pPr>
      <w:r w:rsidRPr="00F84A6B">
        <w:rPr>
          <w:b/>
          <w:bCs/>
          <w:color w:val="0F4761" w:themeColor="accent1" w:themeShade="BF"/>
          <w:sz w:val="28"/>
          <w:szCs w:val="28"/>
        </w:rPr>
        <w:t>External Links:</w:t>
      </w:r>
    </w:p>
    <w:p w14:paraId="415D96E5" w14:textId="49F8D5A0" w:rsidR="00272CA0" w:rsidRPr="008D1E85" w:rsidRDefault="00272CA0" w:rsidP="008D1E85">
      <w:pPr>
        <w:pStyle w:val="ListParagraph"/>
        <w:numPr>
          <w:ilvl w:val="0"/>
          <w:numId w:val="36"/>
        </w:numPr>
        <w:rPr>
          <w:color w:val="0F4761" w:themeColor="accent1" w:themeShade="BF"/>
          <w:sz w:val="24"/>
          <w:szCs w:val="24"/>
        </w:rPr>
      </w:pPr>
      <w:r w:rsidRPr="008D1E85">
        <w:rPr>
          <w:color w:val="0F4761" w:themeColor="accent1" w:themeShade="BF"/>
          <w:sz w:val="24"/>
          <w:szCs w:val="24"/>
        </w:rPr>
        <w:t xml:space="preserve">https://pngtree.com/freebackground/modern-car-assembly-line-automotive-factory-stock-photo_15756406.html </w:t>
      </w:r>
      <w:r w:rsidR="000B2E8B" w:rsidRPr="008D1E85">
        <w:rPr>
          <w:color w:val="0F4761" w:themeColor="accent1" w:themeShade="BF"/>
          <w:sz w:val="24"/>
          <w:szCs w:val="24"/>
        </w:rPr>
        <w:t xml:space="preserve"> </w:t>
      </w:r>
    </w:p>
    <w:p w14:paraId="3E7297A6" w14:textId="6705D822" w:rsidR="00272CA0" w:rsidRPr="008D1E85" w:rsidRDefault="00272CA0" w:rsidP="008D1E85">
      <w:pPr>
        <w:pStyle w:val="ListParagraph"/>
        <w:numPr>
          <w:ilvl w:val="0"/>
          <w:numId w:val="36"/>
        </w:numPr>
        <w:rPr>
          <w:color w:val="0F4761" w:themeColor="accent1" w:themeShade="BF"/>
          <w:sz w:val="24"/>
          <w:szCs w:val="24"/>
        </w:rPr>
      </w:pPr>
      <w:r w:rsidRPr="008D1E85">
        <w:rPr>
          <w:color w:val="0F4761" w:themeColor="accent1" w:themeShade="BF"/>
          <w:sz w:val="24"/>
          <w:szCs w:val="24"/>
        </w:rPr>
        <w:t xml:space="preserve">https://www.surrey.ac.uk/postgraduate/automotive-engineering-phd  </w:t>
      </w:r>
    </w:p>
    <w:p w14:paraId="4D308795" w14:textId="5BFAF284" w:rsidR="00272CA0" w:rsidRPr="008D1E85" w:rsidRDefault="00272CA0" w:rsidP="008D1E85">
      <w:pPr>
        <w:pStyle w:val="ListParagraph"/>
        <w:numPr>
          <w:ilvl w:val="0"/>
          <w:numId w:val="36"/>
        </w:numPr>
        <w:rPr>
          <w:color w:val="0F4761" w:themeColor="accent1" w:themeShade="BF"/>
          <w:sz w:val="24"/>
          <w:szCs w:val="24"/>
        </w:rPr>
      </w:pPr>
      <w:r w:rsidRPr="008D1E85">
        <w:rPr>
          <w:color w:val="0F4761" w:themeColor="accent1" w:themeShade="BF"/>
          <w:sz w:val="24"/>
          <w:szCs w:val="24"/>
        </w:rPr>
        <w:t xml:space="preserve">https://www.vecteezy.com/free-photos/automotive-engineering </w:t>
      </w:r>
    </w:p>
    <w:p w14:paraId="4469BDDA" w14:textId="61915480" w:rsidR="00FF2879" w:rsidRPr="008D1E85" w:rsidRDefault="00272CA0" w:rsidP="008D1E85">
      <w:pPr>
        <w:pStyle w:val="ListParagraph"/>
        <w:numPr>
          <w:ilvl w:val="0"/>
          <w:numId w:val="36"/>
        </w:numPr>
        <w:rPr>
          <w:color w:val="0F4761" w:themeColor="accent1" w:themeShade="BF"/>
          <w:sz w:val="24"/>
          <w:szCs w:val="24"/>
        </w:rPr>
      </w:pPr>
      <w:r w:rsidRPr="008D1E85">
        <w:rPr>
          <w:color w:val="0F4761" w:themeColor="accent1" w:themeShade="BF"/>
          <w:sz w:val="24"/>
          <w:szCs w:val="24"/>
        </w:rPr>
        <w:t xml:space="preserve">https://gpblgr.ac.in/automobile-engineering/ </w:t>
      </w:r>
    </w:p>
    <w:p w14:paraId="6DC540A8" w14:textId="66B1A703" w:rsidR="000E08A4" w:rsidRDefault="00A118F8" w:rsidP="008D1E85">
      <w:pPr>
        <w:pStyle w:val="ListParagraph"/>
        <w:numPr>
          <w:ilvl w:val="0"/>
          <w:numId w:val="36"/>
        </w:numPr>
        <w:rPr>
          <w:color w:val="0F4761" w:themeColor="accent1" w:themeShade="BF"/>
          <w:sz w:val="24"/>
          <w:szCs w:val="24"/>
        </w:rPr>
      </w:pPr>
      <w:hyperlink r:id="rId34" w:history="1">
        <w:r w:rsidRPr="00463125">
          <w:rPr>
            <w:rStyle w:val="Hyperlink"/>
            <w:sz w:val="24"/>
            <w:szCs w:val="24"/>
          </w:rPr>
          <w:t>https://www.caranddriver.com/features/a41103863/hydrogen-cars-fcev/</w:t>
        </w:r>
      </w:hyperlink>
    </w:p>
    <w:p w14:paraId="1DFB742A" w14:textId="77777777" w:rsidR="00A118F8" w:rsidRPr="008D1E85" w:rsidRDefault="00A118F8" w:rsidP="00A118F8">
      <w:pPr>
        <w:pStyle w:val="ListParagraph"/>
        <w:ind w:left="1080"/>
        <w:rPr>
          <w:color w:val="0F4761" w:themeColor="accent1" w:themeShade="BF"/>
          <w:sz w:val="24"/>
          <w:szCs w:val="24"/>
        </w:rPr>
      </w:pPr>
    </w:p>
    <w:p w14:paraId="5BF03495" w14:textId="5D79A8ED" w:rsidR="00BB2680" w:rsidRDefault="004904B1" w:rsidP="00272CA0">
      <w:pPr>
        <w:rPr>
          <w:b/>
          <w:bCs/>
          <w:color w:val="0F4761" w:themeColor="accent1" w:themeShade="BF"/>
          <w:sz w:val="28"/>
          <w:szCs w:val="28"/>
          <w:u w:val="thick"/>
        </w:rPr>
      </w:pPr>
      <w:r w:rsidRPr="004904B1">
        <w:rPr>
          <w:b/>
          <w:bCs/>
          <w:noProof/>
          <w:color w:val="0F4761" w:themeColor="accent1" w:themeShade="BF"/>
          <w:sz w:val="28"/>
          <w:szCs w:val="28"/>
          <w:u w:val="thick"/>
        </w:rPr>
        <w:drawing>
          <wp:inline distT="0" distB="0" distL="0" distR="0" wp14:anchorId="1F5286C2" wp14:editId="7389BCDA">
            <wp:extent cx="2447925" cy="628981"/>
            <wp:effectExtent l="0" t="0" r="0" b="0"/>
            <wp:docPr id="16645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61819" name=""/>
                    <pic:cNvPicPr/>
                  </pic:nvPicPr>
                  <pic:blipFill>
                    <a:blip r:embed="rId35"/>
                    <a:stretch>
                      <a:fillRect/>
                    </a:stretch>
                  </pic:blipFill>
                  <pic:spPr>
                    <a:xfrm>
                      <a:off x="0" y="0"/>
                      <a:ext cx="2451683" cy="629947"/>
                    </a:xfrm>
                    <a:prstGeom prst="rect">
                      <a:avLst/>
                    </a:prstGeom>
                  </pic:spPr>
                </pic:pic>
              </a:graphicData>
            </a:graphic>
          </wp:inline>
        </w:drawing>
      </w:r>
    </w:p>
    <w:p w14:paraId="75AC1C76" w14:textId="2CE01BB6" w:rsidR="00097AA5" w:rsidRPr="00AD686B" w:rsidRDefault="00AD686B" w:rsidP="00DD2ADB">
      <w:pPr>
        <w:rPr>
          <w:b/>
          <w:bCs/>
          <w:color w:val="0F4761" w:themeColor="accent1" w:themeShade="BF"/>
          <w:sz w:val="20"/>
          <w:szCs w:val="20"/>
        </w:rPr>
      </w:pPr>
      <w:r w:rsidRPr="003D059A">
        <w:rPr>
          <w:b/>
          <w:bCs/>
          <w:color w:val="0F4761" w:themeColor="accent1" w:themeShade="BF"/>
          <w:sz w:val="20"/>
          <w:szCs w:val="20"/>
        </w:rPr>
        <w:lastRenderedPageBreak/>
        <w:t>*</w:t>
      </w:r>
      <w:del w:id="0" w:author="Microsoft Word" w:date="2026-08-05T20:30:00Z" w16du:dateUtc="2026-08-05T15:00:00Z">
        <w:r w:rsidR="00EA11A6">
          <w:rPr>
            <w:b/>
            <w:bCs/>
            <w:color w:val="0F4761" w:themeColor="accent1" w:themeShade="BF"/>
            <w:sz w:val="20"/>
            <w:szCs w:val="20"/>
            <w:u w:val="thick"/>
          </w:rPr>
          <w:delText>all</w:delText>
        </w:r>
      </w:del>
      <w:ins w:id="1" w:author="Microsoft Word" w:date="2026-08-05T20:30:00Z" w16du:dateUtc="2026-08-05T15:00:00Z">
        <w:r w:rsidRPr="00AD686B">
          <w:rPr>
            <w:b/>
            <w:bCs/>
            <w:color w:val="0F4761" w:themeColor="accent1" w:themeShade="BF"/>
            <w:sz w:val="16"/>
            <w:szCs w:val="16"/>
          </w:rPr>
          <w:t xml:space="preserve"> </w:t>
        </w:r>
        <w:r w:rsidRPr="00AD686B">
          <w:rPr>
            <w:b/>
            <w:bCs/>
            <w:color w:val="0F4761" w:themeColor="accent1" w:themeShade="BF"/>
            <w:sz w:val="20"/>
            <w:szCs w:val="20"/>
          </w:rPr>
          <w:t>All</w:t>
        </w:r>
      </w:ins>
      <w:r w:rsidR="00EA11A6" w:rsidRPr="00AD686B">
        <w:rPr>
          <w:b/>
          <w:bCs/>
          <w:color w:val="0F4761" w:themeColor="accent1" w:themeShade="BF"/>
          <w:sz w:val="20"/>
          <w:szCs w:val="20"/>
        </w:rPr>
        <w:t xml:space="preserve"> the images are external linked except</w:t>
      </w:r>
      <w:r w:rsidR="00014F57" w:rsidRPr="00AD686B">
        <w:rPr>
          <w:b/>
          <w:bCs/>
          <w:color w:val="0F4761" w:themeColor="accent1" w:themeShade="BF"/>
          <w:sz w:val="20"/>
          <w:szCs w:val="20"/>
        </w:rPr>
        <w:t xml:space="preserve"> featured</w:t>
      </w:r>
      <w:r w:rsidR="00562343" w:rsidRPr="00AD686B">
        <w:rPr>
          <w:b/>
          <w:bCs/>
          <w:color w:val="0F4761" w:themeColor="accent1" w:themeShade="BF"/>
          <w:sz w:val="20"/>
          <w:szCs w:val="20"/>
        </w:rPr>
        <w:t xml:space="preserve"> image which is from </w:t>
      </w:r>
      <w:del w:id="2" w:author="Microsoft Word" w:date="2026-08-05T20:30:00Z" w16du:dateUtc="2026-08-05T15:00:00Z">
        <w:r w:rsidR="00562343">
          <w:rPr>
            <w:b/>
            <w:bCs/>
            <w:color w:val="0F4761" w:themeColor="accent1" w:themeShade="BF"/>
            <w:sz w:val="20"/>
            <w:szCs w:val="20"/>
            <w:u w:val="thick"/>
          </w:rPr>
          <w:delText>openai</w:delText>
        </w:r>
      </w:del>
      <w:ins w:id="3" w:author="Microsoft Word" w:date="2026-08-05T20:30:00Z" w16du:dateUtc="2026-08-05T15:00:00Z">
        <w:r w:rsidR="00005F4A">
          <w:rPr>
            <w:b/>
            <w:bCs/>
            <w:color w:val="0F4761" w:themeColor="accent1" w:themeShade="BF"/>
            <w:sz w:val="20"/>
            <w:szCs w:val="20"/>
          </w:rPr>
          <w:t>OpenAI,</w:t>
        </w:r>
      </w:ins>
      <w:r w:rsidR="00014F57" w:rsidRPr="00AD686B">
        <w:rPr>
          <w:b/>
          <w:bCs/>
          <w:color w:val="0F4761" w:themeColor="accent1" w:themeShade="BF"/>
          <w:sz w:val="20"/>
          <w:szCs w:val="20"/>
        </w:rPr>
        <w:t xml:space="preserve"> </w:t>
      </w:r>
      <w:r w:rsidR="00D5316D" w:rsidRPr="00AD686B">
        <w:rPr>
          <w:b/>
          <w:bCs/>
          <w:color w:val="0F4761" w:themeColor="accent1" w:themeShade="BF"/>
          <w:sz w:val="20"/>
          <w:szCs w:val="20"/>
        </w:rPr>
        <w:t>and anchor text “hydrogen fuel-cell vehicles</w:t>
      </w:r>
      <w:r w:rsidR="00FE1F32" w:rsidRPr="00FE1F32">
        <w:rPr>
          <w:b/>
          <w:bCs/>
          <w:color w:val="0F4761" w:themeColor="accent1" w:themeShade="BF"/>
          <w:sz w:val="20"/>
          <w:szCs w:val="20"/>
        </w:rPr>
        <w:t>”</w:t>
      </w:r>
      <w:r w:rsidR="00FE1F32">
        <w:rPr>
          <w:b/>
          <w:bCs/>
          <w:color w:val="0F4761" w:themeColor="accent1" w:themeShade="BF"/>
          <w:sz w:val="20"/>
          <w:szCs w:val="20"/>
          <w:u w:val="thick"/>
        </w:rPr>
        <w:t xml:space="preserve"> </w:t>
      </w:r>
    </w:p>
    <w:p w14:paraId="4A256A9A" w14:textId="3908054E" w:rsidR="007D1234" w:rsidRPr="00F84A6B" w:rsidRDefault="00553B14" w:rsidP="00272CA0">
      <w:pPr>
        <w:rPr>
          <w:b/>
          <w:bCs/>
          <w:color w:val="0F4761" w:themeColor="accent1" w:themeShade="BF"/>
          <w:sz w:val="28"/>
          <w:szCs w:val="28"/>
          <w:u w:val="thick"/>
        </w:rPr>
      </w:pPr>
      <w:r w:rsidRPr="00F84A6B">
        <w:rPr>
          <w:b/>
          <w:bCs/>
          <w:color w:val="0F4761" w:themeColor="accent1" w:themeShade="BF"/>
          <w:sz w:val="28"/>
          <w:szCs w:val="28"/>
          <w:u w:val="thick"/>
        </w:rPr>
        <w:t>S</w:t>
      </w:r>
      <w:r w:rsidR="00FC5433" w:rsidRPr="00F84A6B">
        <w:rPr>
          <w:b/>
          <w:bCs/>
          <w:color w:val="0F4761" w:themeColor="accent1" w:themeShade="BF"/>
          <w:sz w:val="28"/>
          <w:szCs w:val="28"/>
          <w:u w:val="thick"/>
        </w:rPr>
        <w:t>tep-4</w:t>
      </w:r>
    </w:p>
    <w:p w14:paraId="723B5F5F" w14:textId="10C870AB" w:rsidR="00202F93" w:rsidRPr="00F84A6B" w:rsidRDefault="00F336D3" w:rsidP="00CC1F1B">
      <w:pPr>
        <w:rPr>
          <w:b/>
          <w:bCs/>
          <w:color w:val="0F4761" w:themeColor="accent1" w:themeShade="BF"/>
          <w:sz w:val="28"/>
          <w:szCs w:val="28"/>
        </w:rPr>
      </w:pPr>
      <w:r w:rsidRPr="00F84A6B">
        <w:rPr>
          <w:b/>
          <w:bCs/>
          <w:color w:val="0F4761" w:themeColor="accent1" w:themeShade="BF"/>
          <w:sz w:val="28"/>
          <w:szCs w:val="28"/>
        </w:rPr>
        <w:t xml:space="preserve">Image </w:t>
      </w:r>
      <w:r w:rsidR="00386492" w:rsidRPr="00F84A6B">
        <w:rPr>
          <w:b/>
          <w:bCs/>
          <w:color w:val="0F4761" w:themeColor="accent1" w:themeShade="BF"/>
          <w:sz w:val="28"/>
          <w:szCs w:val="28"/>
        </w:rPr>
        <w:t>optimization:</w:t>
      </w:r>
    </w:p>
    <w:tbl>
      <w:tblPr>
        <w:tblStyle w:val="TableGrid"/>
        <w:tblW w:w="0" w:type="auto"/>
        <w:tblLook w:val="04A0" w:firstRow="1" w:lastRow="0" w:firstColumn="1" w:lastColumn="0" w:noHBand="0" w:noVBand="1"/>
      </w:tblPr>
      <w:tblGrid>
        <w:gridCol w:w="1867"/>
        <w:gridCol w:w="3797"/>
        <w:gridCol w:w="1765"/>
        <w:gridCol w:w="1587"/>
      </w:tblGrid>
      <w:tr w:rsidR="00A674C3" w:rsidRPr="00F84A6B" w14:paraId="6C644DB8" w14:textId="77777777" w:rsidTr="00A94626">
        <w:tc>
          <w:tcPr>
            <w:tcW w:w="1799" w:type="dxa"/>
            <w:shd w:val="clear" w:color="auto" w:fill="FAE2D5" w:themeFill="accent2" w:themeFillTint="33"/>
          </w:tcPr>
          <w:p w14:paraId="62540226" w14:textId="5CBF8AE7" w:rsidR="00A674C3" w:rsidRPr="00F84A6B" w:rsidRDefault="00A674C3" w:rsidP="00A674C3">
            <w:pPr>
              <w:rPr>
                <w:b/>
                <w:bCs/>
                <w:color w:val="0F4761" w:themeColor="accent1" w:themeShade="BF"/>
                <w:sz w:val="28"/>
                <w:szCs w:val="28"/>
              </w:rPr>
            </w:pPr>
            <w:r w:rsidRPr="00F84A6B">
              <w:rPr>
                <w:b/>
                <w:bCs/>
                <w:color w:val="0F4761" w:themeColor="accent1" w:themeShade="BF"/>
              </w:rPr>
              <w:t xml:space="preserve">Blog Title </w:t>
            </w:r>
          </w:p>
        </w:tc>
        <w:tc>
          <w:tcPr>
            <w:tcW w:w="3797" w:type="dxa"/>
            <w:shd w:val="clear" w:color="auto" w:fill="FAE2D5" w:themeFill="accent2" w:themeFillTint="33"/>
          </w:tcPr>
          <w:p w14:paraId="4BE35694" w14:textId="349E469C" w:rsidR="00A674C3" w:rsidRPr="00F84A6B" w:rsidRDefault="00A0511F" w:rsidP="00A674C3">
            <w:pPr>
              <w:rPr>
                <w:b/>
                <w:bCs/>
                <w:color w:val="0F4761" w:themeColor="accent1" w:themeShade="BF"/>
                <w:sz w:val="28"/>
                <w:szCs w:val="28"/>
              </w:rPr>
            </w:pPr>
            <w:r w:rsidRPr="00F84A6B">
              <w:rPr>
                <w:b/>
                <w:bCs/>
                <w:color w:val="0F4761" w:themeColor="accent1" w:themeShade="BF"/>
              </w:rPr>
              <w:t>Image URL</w:t>
            </w:r>
          </w:p>
        </w:tc>
        <w:tc>
          <w:tcPr>
            <w:tcW w:w="1808" w:type="dxa"/>
            <w:shd w:val="clear" w:color="auto" w:fill="FAE2D5" w:themeFill="accent2" w:themeFillTint="33"/>
          </w:tcPr>
          <w:p w14:paraId="6B7D3F62" w14:textId="6B88974A" w:rsidR="00A674C3" w:rsidRPr="00F84A6B" w:rsidRDefault="00A0511F" w:rsidP="00A674C3">
            <w:pPr>
              <w:rPr>
                <w:b/>
                <w:bCs/>
                <w:color w:val="0F4761" w:themeColor="accent1" w:themeShade="BF"/>
                <w:sz w:val="28"/>
                <w:szCs w:val="28"/>
              </w:rPr>
            </w:pPr>
            <w:r w:rsidRPr="00F84A6B">
              <w:rPr>
                <w:b/>
                <w:bCs/>
                <w:color w:val="0F4761" w:themeColor="accent1" w:themeShade="BF"/>
              </w:rPr>
              <w:t>Filename</w:t>
            </w:r>
          </w:p>
        </w:tc>
        <w:tc>
          <w:tcPr>
            <w:tcW w:w="1612" w:type="dxa"/>
            <w:shd w:val="clear" w:color="auto" w:fill="FAE2D5" w:themeFill="accent2" w:themeFillTint="33"/>
          </w:tcPr>
          <w:p w14:paraId="3EF587B7" w14:textId="3B40A6F2" w:rsidR="00A674C3" w:rsidRPr="00F84A6B" w:rsidRDefault="00A0511F" w:rsidP="00A674C3">
            <w:pPr>
              <w:rPr>
                <w:b/>
                <w:bCs/>
                <w:color w:val="0F4761" w:themeColor="accent1" w:themeShade="BF"/>
                <w:sz w:val="28"/>
                <w:szCs w:val="28"/>
              </w:rPr>
            </w:pPr>
            <w:r w:rsidRPr="00F84A6B">
              <w:rPr>
                <w:b/>
                <w:bCs/>
                <w:color w:val="0F4761" w:themeColor="accent1" w:themeShade="BF"/>
              </w:rPr>
              <w:t>Alt Text</w:t>
            </w:r>
          </w:p>
        </w:tc>
      </w:tr>
      <w:tr w:rsidR="001B7D53" w:rsidRPr="00F84A6B" w14:paraId="6D1B8AD0" w14:textId="77777777" w:rsidTr="007A074E">
        <w:tc>
          <w:tcPr>
            <w:tcW w:w="1799" w:type="dxa"/>
            <w:vMerge w:val="restart"/>
            <w:shd w:val="clear" w:color="auto" w:fill="FAE2D5" w:themeFill="accent2" w:themeFillTint="33"/>
          </w:tcPr>
          <w:p w14:paraId="0B4AEAF1" w14:textId="77777777" w:rsidR="00DB3EF2" w:rsidRPr="00F84A6B" w:rsidRDefault="00DB3EF2" w:rsidP="00687144">
            <w:pPr>
              <w:rPr>
                <w:b/>
                <w:bCs/>
                <w:color w:val="215E99" w:themeColor="text2" w:themeTint="BF"/>
                <w:sz w:val="28"/>
                <w:szCs w:val="28"/>
              </w:rPr>
            </w:pPr>
          </w:p>
          <w:p w14:paraId="053428A7" w14:textId="0CCC0E3D" w:rsidR="00184A9F" w:rsidRPr="00F84A6B" w:rsidRDefault="00730ADA" w:rsidP="00687144">
            <w:pPr>
              <w:rPr>
                <w:b/>
                <w:bCs/>
                <w:color w:val="215E99" w:themeColor="text2" w:themeTint="BF"/>
                <w:sz w:val="28"/>
                <w:szCs w:val="28"/>
              </w:rPr>
            </w:pPr>
            <w:r w:rsidRPr="00F84A6B">
              <w:rPr>
                <w:b/>
                <w:bCs/>
                <w:color w:val="215E99" w:themeColor="text2" w:themeTint="BF"/>
                <w:sz w:val="28"/>
                <w:szCs w:val="28"/>
              </w:rPr>
              <w:t>“</w:t>
            </w:r>
            <w:r w:rsidR="001B7D53" w:rsidRPr="00F84A6B">
              <w:rPr>
                <w:b/>
                <w:bCs/>
                <w:color w:val="215E99" w:themeColor="text2" w:themeTint="BF"/>
                <w:sz w:val="28"/>
                <w:szCs w:val="28"/>
              </w:rPr>
              <w:t>Everything</w:t>
            </w:r>
          </w:p>
          <w:p w14:paraId="5F068EAB" w14:textId="3D083C73" w:rsidR="001B7D53" w:rsidRPr="00F84A6B" w:rsidRDefault="001B7D53" w:rsidP="00687144">
            <w:pPr>
              <w:rPr>
                <w:color w:val="215E99" w:themeColor="text2" w:themeTint="BF"/>
                <w:sz w:val="24"/>
                <w:szCs w:val="24"/>
              </w:rPr>
            </w:pPr>
            <w:r w:rsidRPr="00F84A6B">
              <w:rPr>
                <w:b/>
                <w:bCs/>
                <w:color w:val="215E99" w:themeColor="text2" w:themeTint="BF"/>
                <w:sz w:val="28"/>
                <w:szCs w:val="28"/>
              </w:rPr>
              <w:t>You Need to Know About Automobile Engineering</w:t>
            </w:r>
            <w:r w:rsidR="00730ADA" w:rsidRPr="00F84A6B">
              <w:rPr>
                <w:b/>
                <w:bCs/>
                <w:color w:val="215E99" w:themeColor="text2" w:themeTint="BF"/>
                <w:sz w:val="28"/>
                <w:szCs w:val="28"/>
              </w:rPr>
              <w:t>”</w:t>
            </w:r>
          </w:p>
        </w:tc>
        <w:tc>
          <w:tcPr>
            <w:tcW w:w="3797" w:type="dxa"/>
            <w:shd w:val="clear" w:color="auto" w:fill="FAE2D5" w:themeFill="accent2" w:themeFillTint="33"/>
          </w:tcPr>
          <w:p w14:paraId="199C15A8" w14:textId="6A8FA55F" w:rsidR="001B7D53" w:rsidRPr="00F84A6B" w:rsidRDefault="001B7D53" w:rsidP="00CC1F1B">
            <w:pPr>
              <w:rPr>
                <w:color w:val="215E99" w:themeColor="text2" w:themeTint="BF"/>
                <w:sz w:val="16"/>
                <w:szCs w:val="16"/>
              </w:rPr>
            </w:pPr>
            <w:r w:rsidRPr="00F84A6B">
              <w:rPr>
                <w:color w:val="215E99" w:themeColor="text2" w:themeTint="BF"/>
                <w:sz w:val="16"/>
                <w:szCs w:val="16"/>
              </w:rPr>
              <w:t>https://pngtree.com/freebackground/modern-car-assembly-line-automotive-factory-stock-photo_15756406.html</w:t>
            </w:r>
          </w:p>
        </w:tc>
        <w:tc>
          <w:tcPr>
            <w:tcW w:w="1808" w:type="dxa"/>
            <w:shd w:val="clear" w:color="auto" w:fill="FAE2D5" w:themeFill="accent2" w:themeFillTint="33"/>
          </w:tcPr>
          <w:p w14:paraId="13F79837" w14:textId="04B9B21A" w:rsidR="001B7D53" w:rsidRPr="00F84A6B" w:rsidRDefault="006B4292" w:rsidP="00CC1F1B">
            <w:pPr>
              <w:rPr>
                <w:color w:val="215E99" w:themeColor="text2" w:themeTint="BF"/>
                <w:sz w:val="16"/>
                <w:szCs w:val="16"/>
              </w:rPr>
            </w:pPr>
            <w:r w:rsidRPr="00F84A6B">
              <w:rPr>
                <w:color w:val="215E99" w:themeColor="text2" w:themeTint="BF"/>
                <w:sz w:val="16"/>
                <w:szCs w:val="16"/>
              </w:rPr>
              <w:t>Car manufacturing plant</w:t>
            </w:r>
          </w:p>
        </w:tc>
        <w:tc>
          <w:tcPr>
            <w:tcW w:w="1612" w:type="dxa"/>
            <w:shd w:val="clear" w:color="auto" w:fill="FAE2D5" w:themeFill="accent2" w:themeFillTint="33"/>
          </w:tcPr>
          <w:p w14:paraId="1C9722B7" w14:textId="3C9926D8" w:rsidR="001B7D53" w:rsidRPr="00F84A6B" w:rsidRDefault="003C2D56" w:rsidP="00CC1F1B">
            <w:pPr>
              <w:rPr>
                <w:color w:val="215E99" w:themeColor="text2" w:themeTint="BF"/>
                <w:sz w:val="16"/>
                <w:szCs w:val="16"/>
              </w:rPr>
            </w:pPr>
            <w:r w:rsidRPr="00F84A6B">
              <w:rPr>
                <w:color w:val="215E99" w:themeColor="text2" w:themeTint="BF"/>
                <w:sz w:val="16"/>
                <w:szCs w:val="16"/>
              </w:rPr>
              <w:t>car-manufacturing-plant-assembly-line</w:t>
            </w:r>
          </w:p>
        </w:tc>
      </w:tr>
      <w:tr w:rsidR="001B7D53" w:rsidRPr="00F84A6B" w14:paraId="4C14A6B7" w14:textId="77777777" w:rsidTr="007A074E">
        <w:tc>
          <w:tcPr>
            <w:tcW w:w="1799" w:type="dxa"/>
            <w:vMerge/>
            <w:shd w:val="clear" w:color="auto" w:fill="FAE2D5" w:themeFill="accent2" w:themeFillTint="33"/>
          </w:tcPr>
          <w:p w14:paraId="54A94094" w14:textId="77777777" w:rsidR="001B7D53" w:rsidRPr="00F84A6B" w:rsidRDefault="001B7D53" w:rsidP="00CC1F1B">
            <w:pPr>
              <w:rPr>
                <w:color w:val="215E99" w:themeColor="text2" w:themeTint="BF"/>
                <w:sz w:val="28"/>
                <w:szCs w:val="28"/>
              </w:rPr>
            </w:pPr>
          </w:p>
        </w:tc>
        <w:tc>
          <w:tcPr>
            <w:tcW w:w="3797" w:type="dxa"/>
            <w:shd w:val="clear" w:color="auto" w:fill="FAE2D5" w:themeFill="accent2" w:themeFillTint="33"/>
          </w:tcPr>
          <w:p w14:paraId="7C1F40B5" w14:textId="2E50EDB7" w:rsidR="001B7D53" w:rsidRPr="00F84A6B" w:rsidRDefault="001B7D53" w:rsidP="00CC1F1B">
            <w:pPr>
              <w:rPr>
                <w:color w:val="215E99" w:themeColor="text2" w:themeTint="BF"/>
                <w:sz w:val="16"/>
                <w:szCs w:val="16"/>
              </w:rPr>
            </w:pPr>
            <w:r w:rsidRPr="00F84A6B">
              <w:rPr>
                <w:color w:val="215E99" w:themeColor="text2" w:themeTint="BF"/>
                <w:sz w:val="16"/>
                <w:szCs w:val="16"/>
              </w:rPr>
              <w:t>https://www.surrey.ac.uk/postgraduate/automotive-engineering-phd</w:t>
            </w:r>
          </w:p>
        </w:tc>
        <w:tc>
          <w:tcPr>
            <w:tcW w:w="1808" w:type="dxa"/>
            <w:shd w:val="clear" w:color="auto" w:fill="FAE2D5" w:themeFill="accent2" w:themeFillTint="33"/>
          </w:tcPr>
          <w:p w14:paraId="560262E1" w14:textId="6884D97E" w:rsidR="001B7D53" w:rsidRPr="00F84A6B" w:rsidRDefault="00FD4C89" w:rsidP="00CC1F1B">
            <w:pPr>
              <w:rPr>
                <w:color w:val="215E99" w:themeColor="text2" w:themeTint="BF"/>
                <w:sz w:val="16"/>
                <w:szCs w:val="16"/>
              </w:rPr>
            </w:pPr>
            <w:r w:rsidRPr="00F84A6B">
              <w:rPr>
                <w:color w:val="215E99" w:themeColor="text2" w:themeTint="BF"/>
                <w:sz w:val="16"/>
                <w:szCs w:val="16"/>
              </w:rPr>
              <w:t>students-group-automotive-engineering</w:t>
            </w:r>
          </w:p>
        </w:tc>
        <w:tc>
          <w:tcPr>
            <w:tcW w:w="1612" w:type="dxa"/>
            <w:shd w:val="clear" w:color="auto" w:fill="FAE2D5" w:themeFill="accent2" w:themeFillTint="33"/>
          </w:tcPr>
          <w:p w14:paraId="349826C8" w14:textId="387BE76C" w:rsidR="001B7D53" w:rsidRPr="00F84A6B" w:rsidRDefault="00FE28AD" w:rsidP="00CC1F1B">
            <w:pPr>
              <w:rPr>
                <w:color w:val="215E99" w:themeColor="text2" w:themeTint="BF"/>
                <w:sz w:val="16"/>
                <w:szCs w:val="16"/>
              </w:rPr>
            </w:pPr>
            <w:r w:rsidRPr="00F84A6B">
              <w:rPr>
                <w:color w:val="215E99" w:themeColor="text2" w:themeTint="BF"/>
                <w:sz w:val="16"/>
                <w:szCs w:val="16"/>
              </w:rPr>
              <w:t>students-group-automotive-engineering</w:t>
            </w:r>
          </w:p>
        </w:tc>
      </w:tr>
      <w:tr w:rsidR="001B7D53" w:rsidRPr="00F84A6B" w14:paraId="40CB7FD0" w14:textId="77777777" w:rsidTr="007A074E">
        <w:tc>
          <w:tcPr>
            <w:tcW w:w="1799" w:type="dxa"/>
            <w:vMerge/>
            <w:shd w:val="clear" w:color="auto" w:fill="FAE2D5" w:themeFill="accent2" w:themeFillTint="33"/>
          </w:tcPr>
          <w:p w14:paraId="4F4C8F13" w14:textId="77777777" w:rsidR="001B7D53" w:rsidRPr="00F84A6B" w:rsidRDefault="001B7D53" w:rsidP="00CC1F1B">
            <w:pPr>
              <w:rPr>
                <w:color w:val="215E99" w:themeColor="text2" w:themeTint="BF"/>
                <w:sz w:val="28"/>
                <w:szCs w:val="28"/>
              </w:rPr>
            </w:pPr>
          </w:p>
        </w:tc>
        <w:tc>
          <w:tcPr>
            <w:tcW w:w="3797" w:type="dxa"/>
            <w:shd w:val="clear" w:color="auto" w:fill="FAE2D5" w:themeFill="accent2" w:themeFillTint="33"/>
          </w:tcPr>
          <w:p w14:paraId="4719A883" w14:textId="6972E691" w:rsidR="001B7D53" w:rsidRPr="00F84A6B" w:rsidRDefault="001B7D53" w:rsidP="00CC1F1B">
            <w:pPr>
              <w:rPr>
                <w:color w:val="215E99" w:themeColor="text2" w:themeTint="BF"/>
                <w:sz w:val="16"/>
                <w:szCs w:val="16"/>
              </w:rPr>
            </w:pPr>
            <w:r w:rsidRPr="00F84A6B">
              <w:rPr>
                <w:color w:val="215E99" w:themeColor="text2" w:themeTint="BF"/>
                <w:sz w:val="16"/>
                <w:szCs w:val="16"/>
              </w:rPr>
              <w:t>https://www.vecteezy.com/free-photos/automotive-engineering</w:t>
            </w:r>
          </w:p>
        </w:tc>
        <w:tc>
          <w:tcPr>
            <w:tcW w:w="1808" w:type="dxa"/>
            <w:shd w:val="clear" w:color="auto" w:fill="FAE2D5" w:themeFill="accent2" w:themeFillTint="33"/>
          </w:tcPr>
          <w:p w14:paraId="3E6296E9" w14:textId="4C0C48DA" w:rsidR="001B7D53" w:rsidRPr="00F84A6B" w:rsidRDefault="00040374" w:rsidP="00CC1F1B">
            <w:pPr>
              <w:rPr>
                <w:color w:val="215E99" w:themeColor="text2" w:themeTint="BF"/>
                <w:sz w:val="16"/>
                <w:szCs w:val="16"/>
              </w:rPr>
            </w:pPr>
            <w:r w:rsidRPr="00F84A6B">
              <w:rPr>
                <w:color w:val="215E99" w:themeColor="text2" w:themeTint="BF"/>
                <w:sz w:val="16"/>
                <w:szCs w:val="16"/>
              </w:rPr>
              <w:t>automotive-engineering-concept-drawing</w:t>
            </w:r>
          </w:p>
        </w:tc>
        <w:tc>
          <w:tcPr>
            <w:tcW w:w="1612" w:type="dxa"/>
            <w:shd w:val="clear" w:color="auto" w:fill="FAE2D5" w:themeFill="accent2" w:themeFillTint="33"/>
          </w:tcPr>
          <w:p w14:paraId="67444302" w14:textId="6FAA533A" w:rsidR="001B7D53" w:rsidRPr="00F84A6B" w:rsidRDefault="009D0982" w:rsidP="00CC1F1B">
            <w:pPr>
              <w:rPr>
                <w:color w:val="215E99" w:themeColor="text2" w:themeTint="BF"/>
                <w:sz w:val="16"/>
                <w:szCs w:val="16"/>
              </w:rPr>
            </w:pPr>
            <w:r w:rsidRPr="00F84A6B">
              <w:rPr>
                <w:color w:val="215E99" w:themeColor="text2" w:themeTint="BF"/>
                <w:sz w:val="16"/>
                <w:szCs w:val="16"/>
              </w:rPr>
              <w:t>automotive-engineering-concept</w:t>
            </w:r>
          </w:p>
        </w:tc>
      </w:tr>
      <w:tr w:rsidR="001B7D53" w:rsidRPr="00F84A6B" w14:paraId="1C285F74" w14:textId="77777777" w:rsidTr="007A074E">
        <w:tc>
          <w:tcPr>
            <w:tcW w:w="1799" w:type="dxa"/>
            <w:vMerge/>
            <w:shd w:val="clear" w:color="auto" w:fill="FAE2D5" w:themeFill="accent2" w:themeFillTint="33"/>
          </w:tcPr>
          <w:p w14:paraId="16D53941" w14:textId="77777777" w:rsidR="001B7D53" w:rsidRPr="00F84A6B" w:rsidRDefault="001B7D53" w:rsidP="00CC1F1B">
            <w:pPr>
              <w:rPr>
                <w:color w:val="215E99" w:themeColor="text2" w:themeTint="BF"/>
                <w:sz w:val="28"/>
                <w:szCs w:val="28"/>
              </w:rPr>
            </w:pPr>
          </w:p>
        </w:tc>
        <w:tc>
          <w:tcPr>
            <w:tcW w:w="3797" w:type="dxa"/>
            <w:shd w:val="clear" w:color="auto" w:fill="FAE2D5" w:themeFill="accent2" w:themeFillTint="33"/>
          </w:tcPr>
          <w:p w14:paraId="0D0230F5" w14:textId="2E1B04C0" w:rsidR="001B7D53" w:rsidRPr="00F84A6B" w:rsidRDefault="001B7D53" w:rsidP="00CC1F1B">
            <w:pPr>
              <w:rPr>
                <w:color w:val="215E99" w:themeColor="text2" w:themeTint="BF"/>
                <w:sz w:val="16"/>
                <w:szCs w:val="16"/>
              </w:rPr>
            </w:pPr>
            <w:r w:rsidRPr="00F84A6B">
              <w:rPr>
                <w:color w:val="215E99" w:themeColor="text2" w:themeTint="BF"/>
                <w:sz w:val="16"/>
                <w:szCs w:val="16"/>
              </w:rPr>
              <w:t>https://gpblgr.ac.in/automobile-engineering/</w:t>
            </w:r>
          </w:p>
        </w:tc>
        <w:tc>
          <w:tcPr>
            <w:tcW w:w="1808" w:type="dxa"/>
            <w:shd w:val="clear" w:color="auto" w:fill="FAE2D5" w:themeFill="accent2" w:themeFillTint="33"/>
          </w:tcPr>
          <w:p w14:paraId="281CDF47" w14:textId="3FAD3098" w:rsidR="001B7D53" w:rsidRPr="00F84A6B" w:rsidRDefault="00776395" w:rsidP="00CC1F1B">
            <w:pPr>
              <w:rPr>
                <w:color w:val="215E99" w:themeColor="text2" w:themeTint="BF"/>
                <w:sz w:val="16"/>
                <w:szCs w:val="16"/>
              </w:rPr>
            </w:pPr>
            <w:r w:rsidRPr="00F84A6B">
              <w:rPr>
                <w:color w:val="215E99" w:themeColor="text2" w:themeTint="BF"/>
                <w:sz w:val="16"/>
                <w:szCs w:val="16"/>
              </w:rPr>
              <w:t xml:space="preserve">automobile engineering </w:t>
            </w:r>
            <w:proofErr w:type="gramStart"/>
            <w:r w:rsidRPr="00F84A6B">
              <w:rPr>
                <w:color w:val="215E99" w:themeColor="text2" w:themeTint="BF"/>
                <w:sz w:val="16"/>
                <w:szCs w:val="16"/>
              </w:rPr>
              <w:t>students</w:t>
            </w:r>
            <w:proofErr w:type="gramEnd"/>
            <w:r w:rsidRPr="00F84A6B">
              <w:rPr>
                <w:color w:val="215E99" w:themeColor="text2" w:themeTint="BF"/>
                <w:sz w:val="16"/>
                <w:szCs w:val="16"/>
              </w:rPr>
              <w:t xml:space="preserve"> class</w:t>
            </w:r>
          </w:p>
        </w:tc>
        <w:tc>
          <w:tcPr>
            <w:tcW w:w="1612" w:type="dxa"/>
            <w:shd w:val="clear" w:color="auto" w:fill="FAE2D5" w:themeFill="accent2" w:themeFillTint="33"/>
          </w:tcPr>
          <w:p w14:paraId="76AE6A13" w14:textId="72E59768" w:rsidR="001B7D53" w:rsidRPr="00F84A6B" w:rsidRDefault="003555DD" w:rsidP="00CC1F1B">
            <w:pPr>
              <w:rPr>
                <w:color w:val="215E99" w:themeColor="text2" w:themeTint="BF"/>
                <w:sz w:val="16"/>
                <w:szCs w:val="16"/>
              </w:rPr>
            </w:pPr>
            <w:r w:rsidRPr="00F84A6B">
              <w:rPr>
                <w:color w:val="215E99" w:themeColor="text2" w:themeTint="BF"/>
                <w:sz w:val="16"/>
                <w:szCs w:val="16"/>
              </w:rPr>
              <w:t>mechanical-automobile-engineering-students-class-demonstration</w:t>
            </w:r>
          </w:p>
        </w:tc>
      </w:tr>
    </w:tbl>
    <w:p w14:paraId="754E4434" w14:textId="77777777" w:rsidR="00F14B8A" w:rsidRPr="00F84A6B" w:rsidRDefault="00F14B8A" w:rsidP="00CC1F1B">
      <w:pPr>
        <w:rPr>
          <w:color w:val="215E99" w:themeColor="text2" w:themeTint="BF"/>
          <w:sz w:val="28"/>
          <w:szCs w:val="28"/>
        </w:rPr>
      </w:pPr>
    </w:p>
    <w:p w14:paraId="66ACD61A" w14:textId="60E51C88" w:rsidR="00202F93" w:rsidRPr="00F84A6B" w:rsidRDefault="00054F2D" w:rsidP="00CC1F1B">
      <w:pPr>
        <w:rPr>
          <w:b/>
          <w:bCs/>
          <w:color w:val="0F4761" w:themeColor="accent1" w:themeShade="BF"/>
          <w:sz w:val="28"/>
          <w:szCs w:val="28"/>
        </w:rPr>
      </w:pPr>
      <w:r w:rsidRPr="00F84A6B">
        <w:rPr>
          <w:b/>
          <w:bCs/>
          <w:color w:val="0F4761" w:themeColor="accent1" w:themeShade="BF"/>
          <w:sz w:val="28"/>
          <w:szCs w:val="28"/>
          <w:u w:val="thick"/>
        </w:rPr>
        <w:t>Step-5</w:t>
      </w:r>
      <w:r w:rsidR="007427E6" w:rsidRPr="00F84A6B">
        <w:rPr>
          <w:b/>
          <w:bCs/>
          <w:color w:val="0F4761" w:themeColor="accent1" w:themeShade="BF"/>
          <w:sz w:val="28"/>
          <w:szCs w:val="28"/>
        </w:rPr>
        <w:t>:</w:t>
      </w:r>
    </w:p>
    <w:p w14:paraId="02EF8843" w14:textId="1D54EAA8" w:rsidR="007427E6" w:rsidRPr="00F84A6B" w:rsidRDefault="007427E6" w:rsidP="00CC1F1B">
      <w:pPr>
        <w:rPr>
          <w:b/>
          <w:bCs/>
          <w:color w:val="0F4761" w:themeColor="accent1" w:themeShade="BF"/>
          <w:sz w:val="28"/>
          <w:szCs w:val="28"/>
        </w:rPr>
      </w:pPr>
      <w:r w:rsidRPr="00F84A6B">
        <w:rPr>
          <w:b/>
          <w:bCs/>
          <w:color w:val="0F4761" w:themeColor="accent1" w:themeShade="BF"/>
          <w:sz w:val="28"/>
          <w:szCs w:val="28"/>
        </w:rPr>
        <w:t>Technical SEO Elements</w:t>
      </w:r>
    </w:p>
    <w:p w14:paraId="233DD84B" w14:textId="1BD0210F" w:rsidR="004607FD" w:rsidRPr="00F84A6B" w:rsidRDefault="00081989" w:rsidP="00CC1F1B">
      <w:pPr>
        <w:rPr>
          <w:b/>
          <w:bCs/>
          <w:color w:val="0F4761" w:themeColor="accent1" w:themeShade="BF"/>
          <w:sz w:val="24"/>
          <w:szCs w:val="24"/>
        </w:rPr>
      </w:pPr>
      <w:r w:rsidRPr="00F84A6B">
        <w:rPr>
          <w:b/>
          <w:bCs/>
          <w:color w:val="0F4761" w:themeColor="accent1" w:themeShade="BF"/>
          <w:sz w:val="24"/>
          <w:szCs w:val="24"/>
        </w:rPr>
        <w:t xml:space="preserve">Schema Markup (JSON-LD </w:t>
      </w:r>
      <w:proofErr w:type="spellStart"/>
      <w:r w:rsidRPr="00F84A6B">
        <w:rPr>
          <w:b/>
          <w:bCs/>
          <w:color w:val="0F4761" w:themeColor="accent1" w:themeShade="BF"/>
          <w:sz w:val="24"/>
          <w:szCs w:val="24"/>
        </w:rPr>
        <w:t>BlogPosting</w:t>
      </w:r>
      <w:proofErr w:type="spellEnd"/>
      <w:r w:rsidRPr="00F84A6B">
        <w:rPr>
          <w:b/>
          <w:bCs/>
          <w:color w:val="0F4761" w:themeColor="accent1" w:themeShade="BF"/>
          <w:sz w:val="24"/>
          <w:szCs w:val="24"/>
        </w:rPr>
        <w:t>)</w:t>
      </w:r>
    </w:p>
    <w:tbl>
      <w:tblPr>
        <w:tblStyle w:val="TableGrid"/>
        <w:tblW w:w="9207" w:type="dxa"/>
        <w:tblLook w:val="04A0" w:firstRow="1" w:lastRow="0" w:firstColumn="1" w:lastColumn="0" w:noHBand="0" w:noVBand="1"/>
      </w:tblPr>
      <w:tblGrid>
        <w:gridCol w:w="9207"/>
      </w:tblGrid>
      <w:tr w:rsidR="00D87708" w:rsidRPr="00F84A6B" w14:paraId="2DD7DD6E" w14:textId="77777777" w:rsidTr="00363E51">
        <w:trPr>
          <w:trHeight w:val="841"/>
        </w:trPr>
        <w:tc>
          <w:tcPr>
            <w:tcW w:w="9207" w:type="dxa"/>
            <w:shd w:val="clear" w:color="auto" w:fill="DAE9F7" w:themeFill="text2" w:themeFillTint="1A"/>
          </w:tcPr>
          <w:p w14:paraId="746453C3"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&lt;script type="application/</w:t>
            </w:r>
            <w:proofErr w:type="spellStart"/>
            <w:r w:rsidRPr="009166B4">
              <w:rPr>
                <w:color w:val="0F4761" w:themeColor="accent1" w:themeShade="BF"/>
                <w:sz w:val="16"/>
                <w:szCs w:val="16"/>
              </w:rPr>
              <w:t>ld+json</w:t>
            </w:r>
            <w:proofErr w:type="spellEnd"/>
            <w:r w:rsidRPr="009166B4">
              <w:rPr>
                <w:color w:val="0F4761" w:themeColor="accent1" w:themeShade="BF"/>
                <w:sz w:val="16"/>
                <w:szCs w:val="16"/>
              </w:rPr>
              <w:t>"&gt;</w:t>
            </w:r>
          </w:p>
          <w:p w14:paraId="47EE47FD"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w:t>
            </w:r>
          </w:p>
          <w:p w14:paraId="1B4CA155"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"@context": "https://schema.org",</w:t>
            </w:r>
          </w:p>
          <w:p w14:paraId="65D60D59"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"@type": "</w:t>
            </w:r>
            <w:proofErr w:type="spellStart"/>
            <w:r w:rsidRPr="009166B4">
              <w:rPr>
                <w:color w:val="0F4761" w:themeColor="accent1" w:themeShade="BF"/>
                <w:sz w:val="16"/>
                <w:szCs w:val="16"/>
              </w:rPr>
              <w:t>BlogPosting</w:t>
            </w:r>
            <w:proofErr w:type="spellEnd"/>
            <w:r w:rsidRPr="009166B4">
              <w:rPr>
                <w:color w:val="0F4761" w:themeColor="accent1" w:themeShade="BF"/>
                <w:sz w:val="16"/>
                <w:szCs w:val="16"/>
              </w:rPr>
              <w:t>",</w:t>
            </w:r>
          </w:p>
          <w:p w14:paraId="5FCAF682"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w:t>
            </w:r>
            <w:proofErr w:type="spellStart"/>
            <w:r w:rsidRPr="009166B4">
              <w:rPr>
                <w:color w:val="0F4761" w:themeColor="accent1" w:themeShade="BF"/>
                <w:sz w:val="16"/>
                <w:szCs w:val="16"/>
              </w:rPr>
              <w:t>mainEntityOfPage</w:t>
            </w:r>
            <w:proofErr w:type="spellEnd"/>
            <w:r w:rsidRPr="009166B4">
              <w:rPr>
                <w:color w:val="0F4761" w:themeColor="accent1" w:themeShade="BF"/>
                <w:sz w:val="16"/>
                <w:szCs w:val="16"/>
              </w:rPr>
              <w:t>": {</w:t>
            </w:r>
          </w:p>
          <w:p w14:paraId="085FB7A4"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"@type": "</w:t>
            </w:r>
            <w:proofErr w:type="spellStart"/>
            <w:r w:rsidRPr="009166B4">
              <w:rPr>
                <w:color w:val="0F4761" w:themeColor="accent1" w:themeShade="BF"/>
                <w:sz w:val="16"/>
                <w:szCs w:val="16"/>
              </w:rPr>
              <w:t>WebPage</w:t>
            </w:r>
            <w:proofErr w:type="spellEnd"/>
            <w:r w:rsidRPr="009166B4">
              <w:rPr>
                <w:color w:val="0F4761" w:themeColor="accent1" w:themeShade="BF"/>
                <w:sz w:val="16"/>
                <w:szCs w:val="16"/>
              </w:rPr>
              <w:t>",</w:t>
            </w:r>
          </w:p>
          <w:p w14:paraId="5B14BCF5"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"@id": "https://www.bloggercap.info/automobile-engineering-guide/"</w:t>
            </w:r>
          </w:p>
          <w:p w14:paraId="45A1ED8D"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w:t>
            </w:r>
          </w:p>
          <w:p w14:paraId="70231F4C"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"headline": "Everything You Need to Know About Automobile Engineering",</w:t>
            </w:r>
          </w:p>
          <w:p w14:paraId="0E74A817"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"description": "Discover automobile engineering, mechanical engineering automobile and automotive engineering courses and the future scope in this industry",</w:t>
            </w:r>
          </w:p>
          <w:p w14:paraId="2C61290A"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"image": [</w:t>
            </w:r>
          </w:p>
          <w:p w14:paraId="26701E54"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"https://www.bloggercap.info/wp-content/uploads/2026/07/Automobile-engineering-featured-image.jpg.webp",</w:t>
            </w:r>
          </w:p>
          <w:p w14:paraId="3648511C"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"https://www.bloggercap.info/wp-content/uploads/2026/07/Car-manufacturing-plant.jpg.webp",</w:t>
            </w:r>
          </w:p>
          <w:p w14:paraId="0F5C7BC9"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"https://www.bloggercap.info/wp-content/uploads/2026/07/students-group-automotive-engineering.jpg.webp",</w:t>
            </w:r>
          </w:p>
          <w:p w14:paraId="6A0594F9"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"https://www.bloggercap.info/wp-content/uploads/2026/07/automotive-engineering-concept-768x430.jpeg.webp",</w:t>
            </w:r>
          </w:p>
          <w:p w14:paraId="7331152E"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"https://www.bloggercap.info/wp-content/uploads/2026/07/automobile-engineering-students-class-768x432.webp"</w:t>
            </w:r>
          </w:p>
          <w:p w14:paraId="3D068829"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  </w:t>
            </w:r>
          </w:p>
          <w:p w14:paraId="3EA26FE0"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"author": {</w:t>
            </w:r>
          </w:p>
          <w:p w14:paraId="78AABC30"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"@type": "Person",</w:t>
            </w:r>
          </w:p>
          <w:p w14:paraId="49027925"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"name": "Aniket Acharjee",</w:t>
            </w:r>
          </w:p>
          <w:p w14:paraId="7EEE5615"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w:t>
            </w:r>
            <w:proofErr w:type="spellStart"/>
            <w:r w:rsidRPr="009166B4">
              <w:rPr>
                <w:color w:val="0F4761" w:themeColor="accent1" w:themeShade="BF"/>
                <w:sz w:val="16"/>
                <w:szCs w:val="16"/>
              </w:rPr>
              <w:t>url</w:t>
            </w:r>
            <w:proofErr w:type="spellEnd"/>
            <w:r w:rsidRPr="009166B4">
              <w:rPr>
                <w:color w:val="0F4761" w:themeColor="accent1" w:themeShade="BF"/>
                <w:sz w:val="16"/>
                <w:szCs w:val="16"/>
              </w:rPr>
              <w:t>": "https://www.bloggercap.info/author/aniketacharjee/"</w:t>
            </w:r>
          </w:p>
          <w:p w14:paraId="18695513"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  </w:t>
            </w:r>
          </w:p>
          <w:p w14:paraId="1BF16DAE"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"publisher": {</w:t>
            </w:r>
          </w:p>
          <w:p w14:paraId="18097365"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"@type": "Organization",</w:t>
            </w:r>
          </w:p>
          <w:p w14:paraId="3D9CB299"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"name": "https://www.bloggercap.info/",</w:t>
            </w:r>
          </w:p>
          <w:p w14:paraId="3F7C674E"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"logo": {</w:t>
            </w:r>
          </w:p>
          <w:p w14:paraId="2293FF5E"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"@type": "</w:t>
            </w:r>
            <w:proofErr w:type="spellStart"/>
            <w:r w:rsidRPr="009166B4">
              <w:rPr>
                <w:color w:val="0F4761" w:themeColor="accent1" w:themeShade="BF"/>
                <w:sz w:val="16"/>
                <w:szCs w:val="16"/>
              </w:rPr>
              <w:t>ImageObject</w:t>
            </w:r>
            <w:proofErr w:type="spellEnd"/>
            <w:r w:rsidRPr="009166B4">
              <w:rPr>
                <w:color w:val="0F4761" w:themeColor="accent1" w:themeShade="BF"/>
                <w:sz w:val="16"/>
                <w:szCs w:val="16"/>
              </w:rPr>
              <w:t>",</w:t>
            </w:r>
          </w:p>
          <w:p w14:paraId="22B87F6F"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w:t>
            </w:r>
            <w:proofErr w:type="spellStart"/>
            <w:r w:rsidRPr="009166B4">
              <w:rPr>
                <w:color w:val="0F4761" w:themeColor="accent1" w:themeShade="BF"/>
                <w:sz w:val="16"/>
                <w:szCs w:val="16"/>
              </w:rPr>
              <w:t>url</w:t>
            </w:r>
            <w:proofErr w:type="spellEnd"/>
            <w:r w:rsidRPr="009166B4">
              <w:rPr>
                <w:color w:val="0F4761" w:themeColor="accent1" w:themeShade="BF"/>
                <w:sz w:val="16"/>
                <w:szCs w:val="16"/>
              </w:rPr>
              <w:t>": "https://www.bloggercap.info/wp-content/uploads/2025/06/croppedbloggercaplogo-e1749568521427.png"</w:t>
            </w:r>
          </w:p>
          <w:p w14:paraId="1AFD8757"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w:t>
            </w:r>
          </w:p>
          <w:p w14:paraId="0B3DC90F"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w:t>
            </w:r>
          </w:p>
          <w:p w14:paraId="5C56FD9E"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 xml:space="preserve">  "</w:t>
            </w:r>
            <w:proofErr w:type="spellStart"/>
            <w:r w:rsidRPr="009166B4">
              <w:rPr>
                <w:color w:val="0F4761" w:themeColor="accent1" w:themeShade="BF"/>
                <w:sz w:val="16"/>
                <w:szCs w:val="16"/>
              </w:rPr>
              <w:t>datePublished</w:t>
            </w:r>
            <w:proofErr w:type="spellEnd"/>
            <w:r w:rsidRPr="009166B4">
              <w:rPr>
                <w:color w:val="0F4761" w:themeColor="accent1" w:themeShade="BF"/>
                <w:sz w:val="16"/>
                <w:szCs w:val="16"/>
              </w:rPr>
              <w:t>": ""</w:t>
            </w:r>
          </w:p>
          <w:p w14:paraId="104C86F2" w14:textId="77777777" w:rsidR="004D278D" w:rsidRPr="009166B4" w:rsidRDefault="004D278D" w:rsidP="004D278D">
            <w:pPr>
              <w:rPr>
                <w:color w:val="0F4761" w:themeColor="accent1" w:themeShade="BF"/>
                <w:sz w:val="16"/>
                <w:szCs w:val="16"/>
              </w:rPr>
            </w:pPr>
            <w:r w:rsidRPr="009166B4">
              <w:rPr>
                <w:color w:val="0F4761" w:themeColor="accent1" w:themeShade="BF"/>
                <w:sz w:val="16"/>
                <w:szCs w:val="16"/>
              </w:rPr>
              <w:t>}</w:t>
            </w:r>
          </w:p>
          <w:p w14:paraId="3D8B8E1E" w14:textId="62E19EA5" w:rsidR="00D87708" w:rsidRPr="00F84A6B" w:rsidRDefault="004D278D" w:rsidP="004D278D">
            <w:pPr>
              <w:rPr>
                <w:b/>
                <w:bCs/>
                <w:color w:val="0F4761" w:themeColor="accent1" w:themeShade="BF"/>
                <w:sz w:val="16"/>
                <w:szCs w:val="16"/>
              </w:rPr>
            </w:pPr>
            <w:r w:rsidRPr="009166B4">
              <w:rPr>
                <w:color w:val="0F4761" w:themeColor="accent1" w:themeShade="BF"/>
                <w:sz w:val="16"/>
                <w:szCs w:val="16"/>
              </w:rPr>
              <w:t>&lt;/script&gt;</w:t>
            </w:r>
          </w:p>
        </w:tc>
      </w:tr>
    </w:tbl>
    <w:p w14:paraId="57C8C4EF" w14:textId="77777777" w:rsidR="00D175CB" w:rsidRDefault="00D175CB" w:rsidP="00CC1F1B">
      <w:pPr>
        <w:rPr>
          <w:b/>
          <w:bCs/>
          <w:color w:val="215E99" w:themeColor="text2" w:themeTint="BF"/>
          <w:sz w:val="28"/>
          <w:szCs w:val="28"/>
        </w:rPr>
      </w:pPr>
    </w:p>
    <w:p w14:paraId="256F1FC3" w14:textId="77777777" w:rsidR="00C245CF" w:rsidRDefault="00C245CF" w:rsidP="00CC1F1B">
      <w:pPr>
        <w:rPr>
          <w:b/>
          <w:bCs/>
          <w:color w:val="215E99" w:themeColor="text2" w:themeTint="BF"/>
          <w:sz w:val="28"/>
          <w:szCs w:val="28"/>
        </w:rPr>
      </w:pPr>
    </w:p>
    <w:p w14:paraId="4752ED01" w14:textId="02A23F9D" w:rsidR="00F60516" w:rsidRPr="00F84A6B" w:rsidRDefault="00F60516" w:rsidP="00CC1F1B">
      <w:pPr>
        <w:rPr>
          <w:b/>
          <w:bCs/>
          <w:color w:val="215E99" w:themeColor="text2" w:themeTint="BF"/>
          <w:sz w:val="28"/>
          <w:szCs w:val="28"/>
        </w:rPr>
      </w:pPr>
      <w:r w:rsidRPr="00F84A6B">
        <w:rPr>
          <w:b/>
          <w:bCs/>
          <w:color w:val="215E99" w:themeColor="text2" w:themeTint="BF"/>
          <w:sz w:val="28"/>
          <w:szCs w:val="28"/>
        </w:rPr>
        <w:t>Rich Test Result</w:t>
      </w:r>
      <w:r w:rsidR="007A4B29" w:rsidRPr="00F84A6B">
        <w:rPr>
          <w:b/>
          <w:bCs/>
          <w:color w:val="215E99" w:themeColor="text2" w:themeTint="BF"/>
          <w:sz w:val="28"/>
          <w:szCs w:val="28"/>
        </w:rPr>
        <w:t>:</w:t>
      </w:r>
    </w:p>
    <w:p w14:paraId="2F008C46" w14:textId="2772E204" w:rsidR="004607FD" w:rsidRPr="00F84A6B" w:rsidRDefault="0089781B" w:rsidP="00CC1F1B">
      <w:pPr>
        <w:rPr>
          <w:color w:val="215E99" w:themeColor="text2" w:themeTint="BF"/>
          <w:sz w:val="28"/>
          <w:szCs w:val="28"/>
        </w:rPr>
      </w:pPr>
      <w:r w:rsidRPr="0089781B">
        <w:rPr>
          <w:noProof/>
          <w:color w:val="215E99" w:themeColor="text2" w:themeTint="BF"/>
          <w:sz w:val="28"/>
          <w:szCs w:val="28"/>
        </w:rPr>
        <w:drawing>
          <wp:inline distT="0" distB="0" distL="0" distR="0" wp14:anchorId="7D55826D" wp14:editId="378CA5F4">
            <wp:extent cx="5727559" cy="3191985"/>
            <wp:effectExtent l="0" t="0" r="6985" b="8890"/>
            <wp:docPr id="23899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7922" name=""/>
                    <pic:cNvPicPr/>
                  </pic:nvPicPr>
                  <pic:blipFill>
                    <a:blip r:embed="rId36"/>
                    <a:stretch>
                      <a:fillRect/>
                    </a:stretch>
                  </pic:blipFill>
                  <pic:spPr>
                    <a:xfrm>
                      <a:off x="0" y="0"/>
                      <a:ext cx="5758567" cy="3209266"/>
                    </a:xfrm>
                    <a:prstGeom prst="rect">
                      <a:avLst/>
                    </a:prstGeom>
                  </pic:spPr>
                </pic:pic>
              </a:graphicData>
            </a:graphic>
          </wp:inline>
        </w:drawing>
      </w:r>
    </w:p>
    <w:p w14:paraId="7DD3B598" w14:textId="69812EC8" w:rsidR="004E0C3A" w:rsidRDefault="004E0C3A" w:rsidP="00644261">
      <w:pPr>
        <w:rPr>
          <w:b/>
          <w:bCs/>
          <w:color w:val="215E99" w:themeColor="text2" w:themeTint="BF"/>
          <w:sz w:val="24"/>
          <w:szCs w:val="24"/>
        </w:rPr>
      </w:pPr>
      <w:r>
        <w:rPr>
          <w:b/>
          <w:bCs/>
          <w:color w:val="215E99" w:themeColor="text2" w:themeTint="BF"/>
          <w:sz w:val="24"/>
          <w:szCs w:val="24"/>
        </w:rPr>
        <w:t>Custom schema applied:</w:t>
      </w:r>
    </w:p>
    <w:p w14:paraId="60EBEBE1" w14:textId="3D11AA66" w:rsidR="004E0C3A" w:rsidRPr="004E0C3A" w:rsidRDefault="004E0C3A" w:rsidP="00644261">
      <w:pPr>
        <w:rPr>
          <w:b/>
          <w:bCs/>
          <w:color w:val="215E99" w:themeColor="text2" w:themeTint="BF"/>
          <w:sz w:val="24"/>
          <w:szCs w:val="24"/>
        </w:rPr>
      </w:pPr>
      <w:r w:rsidRPr="004E0C3A">
        <w:rPr>
          <w:b/>
          <w:bCs/>
          <w:noProof/>
          <w:color w:val="215E99" w:themeColor="text2" w:themeTint="BF"/>
          <w:sz w:val="24"/>
          <w:szCs w:val="24"/>
        </w:rPr>
        <w:drawing>
          <wp:inline distT="0" distB="0" distL="0" distR="0" wp14:anchorId="69C2DC5A" wp14:editId="0A54952A">
            <wp:extent cx="4123215" cy="857885"/>
            <wp:effectExtent l="0" t="0" r="0" b="0"/>
            <wp:docPr id="129215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7860" name=""/>
                    <pic:cNvPicPr/>
                  </pic:nvPicPr>
                  <pic:blipFill>
                    <a:blip r:embed="rId37"/>
                    <a:stretch>
                      <a:fillRect/>
                    </a:stretch>
                  </pic:blipFill>
                  <pic:spPr>
                    <a:xfrm>
                      <a:off x="0" y="0"/>
                      <a:ext cx="4166237" cy="866836"/>
                    </a:xfrm>
                    <a:prstGeom prst="rect">
                      <a:avLst/>
                    </a:prstGeom>
                  </pic:spPr>
                </pic:pic>
              </a:graphicData>
            </a:graphic>
          </wp:inline>
        </w:drawing>
      </w:r>
    </w:p>
    <w:p w14:paraId="2B0380B8" w14:textId="78803D90" w:rsidR="00A17EB7" w:rsidRPr="00536F4C" w:rsidRDefault="00644261" w:rsidP="004E0C3A">
      <w:pPr>
        <w:rPr>
          <w:b/>
          <w:bCs/>
          <w:color w:val="215E99" w:themeColor="text2" w:themeTint="BF"/>
          <w:sz w:val="28"/>
          <w:szCs w:val="28"/>
        </w:rPr>
      </w:pPr>
      <w:r w:rsidRPr="00F84A6B">
        <w:rPr>
          <w:b/>
          <w:bCs/>
          <w:color w:val="215E99" w:themeColor="text2" w:themeTint="BF"/>
          <w:sz w:val="28"/>
          <w:szCs w:val="28"/>
        </w:rPr>
        <w:t>Open Graph</w:t>
      </w:r>
      <w:r w:rsidR="00021B53" w:rsidRPr="00F84A6B">
        <w:rPr>
          <w:b/>
          <w:bCs/>
          <w:color w:val="215E99" w:themeColor="text2" w:themeTint="BF"/>
          <w:sz w:val="28"/>
          <w:szCs w:val="28"/>
        </w:rPr>
        <w:t xml:space="preserve"> (OG) Tags</w:t>
      </w:r>
      <w:r w:rsidRPr="00F84A6B">
        <w:rPr>
          <w:b/>
          <w:bCs/>
          <w:color w:val="215E99" w:themeColor="text2" w:themeTint="BF"/>
          <w:sz w:val="28"/>
          <w:szCs w:val="28"/>
        </w:rPr>
        <w:t>:</w:t>
      </w:r>
      <w:r w:rsidR="00494F8C">
        <w:rPr>
          <w:b/>
          <w:bCs/>
          <w:color w:val="215E99" w:themeColor="text2" w:themeTint="BF"/>
          <w:sz w:val="28"/>
          <w:szCs w:val="28"/>
        </w:rPr>
        <w:t xml:space="preserve"> </w:t>
      </w:r>
      <w:r w:rsidR="000D3E18">
        <w:rPr>
          <w:b/>
          <w:bCs/>
          <w:color w:val="0F4761" w:themeColor="accent1" w:themeShade="BF"/>
          <w:sz w:val="28"/>
          <w:szCs w:val="28"/>
        </w:rPr>
        <w:t>Social Appearance - Facebook</w:t>
      </w:r>
      <w:r w:rsidR="0031691E" w:rsidRPr="00F84A6B">
        <w:rPr>
          <w:noProof/>
          <w:color w:val="215E99" w:themeColor="text2" w:themeTint="BF"/>
          <w:sz w:val="28"/>
          <w:szCs w:val="28"/>
        </w:rPr>
        <w:drawing>
          <wp:inline distT="0" distB="0" distL="0" distR="0" wp14:anchorId="20C42830" wp14:editId="20DE9D4B">
            <wp:extent cx="5365067" cy="2855396"/>
            <wp:effectExtent l="0" t="0" r="7620" b="2540"/>
            <wp:docPr id="32128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85810" name=""/>
                    <pic:cNvPicPr/>
                  </pic:nvPicPr>
                  <pic:blipFill>
                    <a:blip r:embed="rId38"/>
                    <a:stretch>
                      <a:fillRect/>
                    </a:stretch>
                  </pic:blipFill>
                  <pic:spPr>
                    <a:xfrm>
                      <a:off x="0" y="0"/>
                      <a:ext cx="5411606" cy="2880165"/>
                    </a:xfrm>
                    <a:prstGeom prst="rect">
                      <a:avLst/>
                    </a:prstGeom>
                  </pic:spPr>
                </pic:pic>
              </a:graphicData>
            </a:graphic>
          </wp:inline>
        </w:drawing>
      </w:r>
    </w:p>
    <w:p w14:paraId="53A22CCE" w14:textId="54162307" w:rsidR="00A17EB7" w:rsidRPr="001C07FE" w:rsidRDefault="001C07FE" w:rsidP="004D4B6F">
      <w:pPr>
        <w:rPr>
          <w:b/>
          <w:bCs/>
          <w:color w:val="215E99" w:themeColor="text2" w:themeTint="BF"/>
          <w:sz w:val="24"/>
          <w:szCs w:val="24"/>
        </w:rPr>
      </w:pPr>
      <w:r>
        <w:rPr>
          <w:b/>
          <w:bCs/>
          <w:color w:val="215E99" w:themeColor="text2" w:themeTint="BF"/>
          <w:sz w:val="24"/>
          <w:szCs w:val="24"/>
        </w:rPr>
        <w:t xml:space="preserve">FB title and description </w:t>
      </w:r>
      <w:r w:rsidR="009A23C4">
        <w:rPr>
          <w:b/>
          <w:bCs/>
          <w:color w:val="215E99" w:themeColor="text2" w:themeTint="BF"/>
          <w:sz w:val="24"/>
          <w:szCs w:val="24"/>
        </w:rPr>
        <w:t xml:space="preserve">have been optimised </w:t>
      </w:r>
    </w:p>
    <w:p w14:paraId="7C50042F" w14:textId="552BC8AA" w:rsidR="005B53F9" w:rsidRDefault="00495357" w:rsidP="004D4B6F">
      <w:pPr>
        <w:rPr>
          <w:b/>
          <w:bCs/>
          <w:color w:val="0F4761" w:themeColor="accent1" w:themeShade="BF"/>
          <w:sz w:val="28"/>
          <w:szCs w:val="28"/>
        </w:rPr>
      </w:pPr>
      <w:r>
        <w:rPr>
          <w:b/>
          <w:bCs/>
          <w:color w:val="0F4761" w:themeColor="accent1" w:themeShade="BF"/>
          <w:sz w:val="28"/>
          <w:szCs w:val="28"/>
        </w:rPr>
        <w:lastRenderedPageBreak/>
        <w:t>Social Appearance – X twitter</w:t>
      </w:r>
    </w:p>
    <w:p w14:paraId="13DCBD93" w14:textId="79C8709B" w:rsidR="00495357" w:rsidRDefault="00DE2722" w:rsidP="004D4B6F">
      <w:pPr>
        <w:rPr>
          <w:b/>
          <w:bCs/>
          <w:color w:val="0F4761" w:themeColor="accent1" w:themeShade="BF"/>
          <w:sz w:val="28"/>
          <w:szCs w:val="28"/>
        </w:rPr>
      </w:pPr>
      <w:r w:rsidRPr="00DE2722">
        <w:rPr>
          <w:b/>
          <w:bCs/>
          <w:noProof/>
          <w:color w:val="0F4761" w:themeColor="accent1" w:themeShade="BF"/>
          <w:sz w:val="28"/>
          <w:szCs w:val="28"/>
        </w:rPr>
        <w:drawing>
          <wp:inline distT="0" distB="0" distL="0" distR="0" wp14:anchorId="1994DA41" wp14:editId="58CBEB8E">
            <wp:extent cx="3610030" cy="1638300"/>
            <wp:effectExtent l="0" t="0" r="9525" b="0"/>
            <wp:docPr id="147604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41060" name=""/>
                    <pic:cNvPicPr/>
                  </pic:nvPicPr>
                  <pic:blipFill>
                    <a:blip r:embed="rId39"/>
                    <a:stretch>
                      <a:fillRect/>
                    </a:stretch>
                  </pic:blipFill>
                  <pic:spPr>
                    <a:xfrm>
                      <a:off x="0" y="0"/>
                      <a:ext cx="3630527" cy="1647602"/>
                    </a:xfrm>
                    <a:prstGeom prst="rect">
                      <a:avLst/>
                    </a:prstGeom>
                  </pic:spPr>
                </pic:pic>
              </a:graphicData>
            </a:graphic>
          </wp:inline>
        </w:drawing>
      </w:r>
    </w:p>
    <w:p w14:paraId="1863D925" w14:textId="77777777" w:rsidR="00AA3B61" w:rsidRDefault="00AA3B61" w:rsidP="004D4B6F">
      <w:pPr>
        <w:rPr>
          <w:b/>
          <w:bCs/>
          <w:color w:val="0F4761" w:themeColor="accent1" w:themeShade="BF"/>
          <w:sz w:val="28"/>
          <w:szCs w:val="28"/>
        </w:rPr>
      </w:pPr>
    </w:p>
    <w:p w14:paraId="44983D13" w14:textId="369BF71D" w:rsidR="004D4B6F" w:rsidRPr="00F84A6B" w:rsidRDefault="00DE134F" w:rsidP="004D4B6F">
      <w:pPr>
        <w:rPr>
          <w:b/>
          <w:bCs/>
          <w:color w:val="0F4761" w:themeColor="accent1" w:themeShade="BF"/>
          <w:sz w:val="28"/>
          <w:szCs w:val="28"/>
        </w:rPr>
      </w:pPr>
      <w:r w:rsidRPr="00F84A6B">
        <w:rPr>
          <w:b/>
          <w:bCs/>
          <w:color w:val="0F4761" w:themeColor="accent1" w:themeShade="BF"/>
          <w:sz w:val="28"/>
          <w:szCs w:val="28"/>
        </w:rPr>
        <w:t>Step-6</w:t>
      </w:r>
    </w:p>
    <w:p w14:paraId="2079F457" w14:textId="005BAD44" w:rsidR="00D04116" w:rsidRPr="00F84A6B" w:rsidRDefault="00D04116" w:rsidP="004D4B6F">
      <w:pPr>
        <w:rPr>
          <w:b/>
          <w:bCs/>
          <w:color w:val="0F4761" w:themeColor="accent1" w:themeShade="BF"/>
          <w:sz w:val="28"/>
          <w:szCs w:val="28"/>
        </w:rPr>
      </w:pPr>
      <w:r w:rsidRPr="00F84A6B">
        <w:rPr>
          <w:b/>
          <w:bCs/>
          <w:color w:val="0F4761" w:themeColor="accent1" w:themeShade="BF"/>
          <w:sz w:val="28"/>
          <w:szCs w:val="28"/>
        </w:rPr>
        <w:t xml:space="preserve">Plagiarism </w:t>
      </w:r>
      <w:r w:rsidR="00E66A38" w:rsidRPr="00F84A6B">
        <w:rPr>
          <w:b/>
          <w:bCs/>
          <w:color w:val="0F4761" w:themeColor="accent1" w:themeShade="BF"/>
          <w:sz w:val="28"/>
          <w:szCs w:val="28"/>
        </w:rPr>
        <w:t>and AI</w:t>
      </w:r>
      <w:r w:rsidRPr="00F84A6B">
        <w:rPr>
          <w:b/>
          <w:bCs/>
          <w:color w:val="0F4761" w:themeColor="accent1" w:themeShade="BF"/>
          <w:sz w:val="28"/>
          <w:szCs w:val="28"/>
        </w:rPr>
        <w:t xml:space="preserve"> conte</w:t>
      </w:r>
      <w:r w:rsidR="00E66A38" w:rsidRPr="00F84A6B">
        <w:rPr>
          <w:b/>
          <w:bCs/>
          <w:color w:val="0F4761" w:themeColor="accent1" w:themeShade="BF"/>
          <w:sz w:val="28"/>
          <w:szCs w:val="28"/>
        </w:rPr>
        <w:t>nt checker:</w:t>
      </w:r>
    </w:p>
    <w:p w14:paraId="78740967" w14:textId="1745F519" w:rsidR="006E1668" w:rsidRPr="00F84A6B" w:rsidRDefault="006E1668" w:rsidP="004D4B6F">
      <w:pPr>
        <w:rPr>
          <w:b/>
          <w:bCs/>
          <w:color w:val="0F4761" w:themeColor="accent1" w:themeShade="BF"/>
          <w:sz w:val="28"/>
          <w:szCs w:val="28"/>
        </w:rPr>
      </w:pPr>
      <w:r w:rsidRPr="00F84A6B">
        <w:rPr>
          <w:b/>
          <w:bCs/>
          <w:noProof/>
          <w:color w:val="156082" w:themeColor="accent1"/>
          <w:sz w:val="28"/>
          <w:szCs w:val="28"/>
        </w:rPr>
        <w:drawing>
          <wp:inline distT="0" distB="0" distL="0" distR="0" wp14:anchorId="21207008" wp14:editId="5D3388C7">
            <wp:extent cx="2713990" cy="1876360"/>
            <wp:effectExtent l="0" t="0" r="0" b="0"/>
            <wp:docPr id="1252839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43725" name="Picture 77454372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79909" cy="1921934"/>
                    </a:xfrm>
                    <a:prstGeom prst="rect">
                      <a:avLst/>
                    </a:prstGeom>
                  </pic:spPr>
                </pic:pic>
              </a:graphicData>
            </a:graphic>
          </wp:inline>
        </w:drawing>
      </w:r>
      <w:r w:rsidRPr="00F84A6B">
        <w:rPr>
          <w:b/>
          <w:bCs/>
          <w:color w:val="0F4761" w:themeColor="accent1" w:themeShade="BF"/>
          <w:sz w:val="28"/>
          <w:szCs w:val="28"/>
        </w:rPr>
        <w:t xml:space="preserve">   </w:t>
      </w:r>
      <w:r w:rsidR="00F0308A" w:rsidRPr="00F84A6B">
        <w:rPr>
          <w:b/>
          <w:bCs/>
          <w:noProof/>
          <w:color w:val="156082" w:themeColor="accent1"/>
          <w:sz w:val="28"/>
          <w:szCs w:val="28"/>
        </w:rPr>
        <w:drawing>
          <wp:inline distT="0" distB="0" distL="0" distR="0" wp14:anchorId="71D87E45" wp14:editId="0823B716">
            <wp:extent cx="2857500" cy="1875790"/>
            <wp:effectExtent l="0" t="0" r="0" b="0"/>
            <wp:docPr id="648985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57876" name="Picture 114445787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74734" cy="1887103"/>
                    </a:xfrm>
                    <a:prstGeom prst="rect">
                      <a:avLst/>
                    </a:prstGeom>
                  </pic:spPr>
                </pic:pic>
              </a:graphicData>
            </a:graphic>
          </wp:inline>
        </w:drawing>
      </w:r>
    </w:p>
    <w:p w14:paraId="5391DB13" w14:textId="77777777" w:rsidR="007E2376" w:rsidRPr="00F84A6B" w:rsidRDefault="007E2376" w:rsidP="004D4B6F">
      <w:pPr>
        <w:rPr>
          <w:b/>
          <w:bCs/>
          <w:color w:val="0F4761" w:themeColor="accent1" w:themeShade="BF"/>
          <w:sz w:val="28"/>
          <w:szCs w:val="28"/>
        </w:rPr>
      </w:pPr>
    </w:p>
    <w:p w14:paraId="50D12B8B" w14:textId="26E252DE" w:rsidR="00E66A38" w:rsidRPr="00F84A6B" w:rsidRDefault="006E1668" w:rsidP="004D4B6F">
      <w:pPr>
        <w:rPr>
          <w:b/>
          <w:bCs/>
          <w:color w:val="0F4761" w:themeColor="accent1" w:themeShade="BF"/>
          <w:sz w:val="24"/>
          <w:szCs w:val="24"/>
        </w:rPr>
      </w:pPr>
      <w:r w:rsidRPr="00F84A6B">
        <w:rPr>
          <w:b/>
          <w:bCs/>
          <w:color w:val="0F4761" w:themeColor="accent1" w:themeShade="BF"/>
          <w:sz w:val="28"/>
          <w:szCs w:val="28"/>
        </w:rPr>
        <w:t xml:space="preserve"> </w:t>
      </w:r>
      <w:r w:rsidR="00D15ED6" w:rsidRPr="00F84A6B">
        <w:rPr>
          <w:b/>
          <w:bCs/>
          <w:color w:val="0F4761" w:themeColor="accent1" w:themeShade="BF"/>
          <w:sz w:val="24"/>
          <w:szCs w:val="24"/>
        </w:rPr>
        <w:t xml:space="preserve">AI </w:t>
      </w:r>
      <w:r w:rsidR="00245A58" w:rsidRPr="00F84A6B">
        <w:rPr>
          <w:b/>
          <w:bCs/>
          <w:color w:val="0F4761" w:themeColor="accent1" w:themeShade="BF"/>
          <w:sz w:val="24"/>
          <w:szCs w:val="24"/>
        </w:rPr>
        <w:t xml:space="preserve">detector tool - </w:t>
      </w:r>
      <w:hyperlink r:id="rId42" w:history="1">
        <w:r w:rsidR="00DB62F6" w:rsidRPr="00F84A6B">
          <w:rPr>
            <w:rStyle w:val="Hyperlink"/>
            <w:b/>
            <w:bCs/>
            <w:color w:val="4EA72E" w:themeColor="accent6"/>
            <w:sz w:val="24"/>
            <w:szCs w:val="24"/>
            <w:u w:val="dotted"/>
          </w:rPr>
          <w:t>www.grammarly.com/ai-detector</w:t>
        </w:r>
      </w:hyperlink>
    </w:p>
    <w:p w14:paraId="2ED45FDA" w14:textId="7A2CF24B" w:rsidR="00DB62F6" w:rsidRPr="00F84A6B" w:rsidRDefault="00B3741A" w:rsidP="004D4B6F">
      <w:pPr>
        <w:rPr>
          <w:b/>
          <w:bCs/>
          <w:color w:val="4EA72E" w:themeColor="accent6"/>
          <w:sz w:val="24"/>
          <w:szCs w:val="24"/>
          <w:u w:val="dotted"/>
        </w:rPr>
      </w:pPr>
      <w:r w:rsidRPr="00F84A6B">
        <w:rPr>
          <w:b/>
          <w:bCs/>
          <w:color w:val="0F4761" w:themeColor="accent1" w:themeShade="BF"/>
          <w:sz w:val="24"/>
          <w:szCs w:val="24"/>
        </w:rPr>
        <w:t xml:space="preserve">Plagiarism checker - </w:t>
      </w:r>
      <w:hyperlink r:id="rId43" w:history="1">
        <w:r w:rsidR="007005E7" w:rsidRPr="00F84A6B">
          <w:rPr>
            <w:rStyle w:val="Hyperlink"/>
            <w:b/>
            <w:bCs/>
            <w:color w:val="4EA72E" w:themeColor="accent6"/>
            <w:sz w:val="24"/>
            <w:szCs w:val="24"/>
            <w:u w:val="dotted"/>
          </w:rPr>
          <w:t>www.duplichecker.com</w:t>
        </w:r>
      </w:hyperlink>
    </w:p>
    <w:p w14:paraId="2DBF315D" w14:textId="77777777" w:rsidR="007005E7" w:rsidRPr="00F84A6B" w:rsidRDefault="007005E7" w:rsidP="004D4B6F">
      <w:pPr>
        <w:rPr>
          <w:b/>
          <w:bCs/>
          <w:color w:val="0F4761" w:themeColor="accent1" w:themeShade="BF"/>
          <w:sz w:val="24"/>
          <w:szCs w:val="24"/>
        </w:rPr>
      </w:pPr>
    </w:p>
    <w:p w14:paraId="33A71A4D" w14:textId="1D8E4C3C" w:rsidR="00A17EB7" w:rsidRPr="00F84A6B" w:rsidRDefault="00B215DE" w:rsidP="00B215DE">
      <w:pPr>
        <w:rPr>
          <w:b/>
          <w:bCs/>
          <w:color w:val="215E99" w:themeColor="text2" w:themeTint="BF"/>
          <w:sz w:val="28"/>
          <w:szCs w:val="28"/>
        </w:rPr>
      </w:pPr>
      <w:r w:rsidRPr="00F84A6B">
        <w:rPr>
          <w:b/>
          <w:bCs/>
          <w:color w:val="215E99" w:themeColor="text2" w:themeTint="BF"/>
          <w:sz w:val="28"/>
          <w:szCs w:val="28"/>
        </w:rPr>
        <w:t>Canonical URL and Sitemap and AIOSEO Score:</w:t>
      </w:r>
    </w:p>
    <w:p w14:paraId="6BA9EF3D" w14:textId="2A415A25" w:rsidR="00E01BA9" w:rsidRPr="00F84A6B" w:rsidRDefault="00E0237D" w:rsidP="00B215DE">
      <w:pPr>
        <w:rPr>
          <w:b/>
          <w:bCs/>
          <w:color w:val="215E99" w:themeColor="text2" w:themeTint="BF"/>
          <w:sz w:val="28"/>
          <w:szCs w:val="28"/>
        </w:rPr>
      </w:pPr>
      <w:r w:rsidRPr="00F84A6B">
        <w:rPr>
          <w:b/>
          <w:bCs/>
          <w:noProof/>
          <w:color w:val="215E99" w:themeColor="text2" w:themeTint="BF"/>
          <w:sz w:val="28"/>
          <w:szCs w:val="28"/>
        </w:rPr>
        <w:drawing>
          <wp:inline distT="0" distB="0" distL="0" distR="0" wp14:anchorId="34A67722" wp14:editId="55123E68">
            <wp:extent cx="3856355" cy="767056"/>
            <wp:effectExtent l="0" t="0" r="0" b="0"/>
            <wp:docPr id="17780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14760" name=""/>
                    <pic:cNvPicPr/>
                  </pic:nvPicPr>
                  <pic:blipFill>
                    <a:blip r:embed="rId44"/>
                    <a:stretch>
                      <a:fillRect/>
                    </a:stretch>
                  </pic:blipFill>
                  <pic:spPr>
                    <a:xfrm>
                      <a:off x="0" y="0"/>
                      <a:ext cx="3905045" cy="776741"/>
                    </a:xfrm>
                    <a:prstGeom prst="rect">
                      <a:avLst/>
                    </a:prstGeom>
                  </pic:spPr>
                </pic:pic>
              </a:graphicData>
            </a:graphic>
          </wp:inline>
        </w:drawing>
      </w:r>
    </w:p>
    <w:p w14:paraId="0A40BDD4" w14:textId="6CE72036" w:rsidR="00E01BA9" w:rsidRPr="00F84A6B" w:rsidRDefault="002A5587" w:rsidP="00B215DE">
      <w:pPr>
        <w:rPr>
          <w:b/>
          <w:bCs/>
          <w:color w:val="215E99" w:themeColor="text2" w:themeTint="BF"/>
          <w:sz w:val="28"/>
          <w:szCs w:val="28"/>
        </w:rPr>
      </w:pPr>
      <w:r w:rsidRPr="00F84A6B">
        <w:rPr>
          <w:b/>
          <w:bCs/>
          <w:noProof/>
          <w:color w:val="215E99" w:themeColor="text2" w:themeTint="BF"/>
          <w:sz w:val="28"/>
          <w:szCs w:val="28"/>
        </w:rPr>
        <w:drawing>
          <wp:inline distT="0" distB="0" distL="0" distR="0" wp14:anchorId="79CBAF6D" wp14:editId="76B15584">
            <wp:extent cx="4606669" cy="527685"/>
            <wp:effectExtent l="0" t="0" r="3810" b="5715"/>
            <wp:docPr id="179492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25825" name=""/>
                    <pic:cNvPicPr/>
                  </pic:nvPicPr>
                  <pic:blipFill>
                    <a:blip r:embed="rId45"/>
                    <a:stretch>
                      <a:fillRect/>
                    </a:stretch>
                  </pic:blipFill>
                  <pic:spPr>
                    <a:xfrm>
                      <a:off x="0" y="0"/>
                      <a:ext cx="4626093" cy="529910"/>
                    </a:xfrm>
                    <a:prstGeom prst="rect">
                      <a:avLst/>
                    </a:prstGeom>
                  </pic:spPr>
                </pic:pic>
              </a:graphicData>
            </a:graphic>
          </wp:inline>
        </w:drawing>
      </w:r>
    </w:p>
    <w:p w14:paraId="65695991" w14:textId="77777777" w:rsidR="0015671C" w:rsidRPr="00F84A6B" w:rsidRDefault="0015671C" w:rsidP="00B215DE">
      <w:pPr>
        <w:rPr>
          <w:b/>
          <w:bCs/>
          <w:color w:val="215E99" w:themeColor="text2" w:themeTint="BF"/>
          <w:sz w:val="28"/>
          <w:szCs w:val="28"/>
        </w:rPr>
      </w:pPr>
    </w:p>
    <w:p w14:paraId="28B38103" w14:textId="77777777" w:rsidR="00882E46" w:rsidRDefault="00882E46" w:rsidP="005E104C">
      <w:pPr>
        <w:rPr>
          <w:b/>
          <w:bCs/>
          <w:color w:val="215E99" w:themeColor="text2" w:themeTint="BF"/>
          <w:sz w:val="28"/>
          <w:szCs w:val="28"/>
        </w:rPr>
      </w:pPr>
    </w:p>
    <w:p w14:paraId="1FDF7F23" w14:textId="77777777" w:rsidR="00882E46" w:rsidRDefault="00882E46" w:rsidP="005E104C">
      <w:pPr>
        <w:rPr>
          <w:b/>
          <w:bCs/>
          <w:color w:val="215E99" w:themeColor="text2" w:themeTint="BF"/>
          <w:sz w:val="28"/>
          <w:szCs w:val="28"/>
        </w:rPr>
      </w:pPr>
    </w:p>
    <w:p w14:paraId="47F12C2D" w14:textId="77777777" w:rsidR="00A33B11" w:rsidRPr="00A33B11" w:rsidRDefault="00A33B11" w:rsidP="00A33B11">
      <w:pPr>
        <w:rPr>
          <w:b/>
          <w:bCs/>
          <w:color w:val="215E99" w:themeColor="text2" w:themeTint="BF"/>
          <w:sz w:val="28"/>
          <w:szCs w:val="28"/>
        </w:rPr>
      </w:pPr>
      <w:r w:rsidRPr="00A33B11">
        <w:rPr>
          <w:b/>
          <w:bCs/>
          <w:color w:val="215E99" w:themeColor="text2" w:themeTint="BF"/>
          <w:sz w:val="28"/>
          <w:szCs w:val="28"/>
        </w:rPr>
        <w:t>Conclusion</w:t>
      </w:r>
    </w:p>
    <w:p w14:paraId="0A388B59" w14:textId="77777777" w:rsidR="00A33B11" w:rsidRPr="00A33B11" w:rsidRDefault="00A33B11" w:rsidP="00A33B11">
      <w:pPr>
        <w:rPr>
          <w:b/>
          <w:bCs/>
          <w:color w:val="215E99" w:themeColor="text2" w:themeTint="BF"/>
          <w:sz w:val="28"/>
          <w:szCs w:val="28"/>
        </w:rPr>
      </w:pPr>
      <w:r w:rsidRPr="00A33B11">
        <w:rPr>
          <w:b/>
          <w:bCs/>
          <w:color w:val="215E99" w:themeColor="text2" w:themeTint="BF"/>
          <w:sz w:val="28"/>
          <w:szCs w:val="28"/>
        </w:rPr>
        <w:t>This project successfully demonstrated the complete process of creating a research-based and SEO-optimized blog on “Everything You Need to Know About Automobile Engineering.” The project was completed through a systematic step-by-step approach, beginning with topic research using Google Trends to identify a relevant and trending niche. Automobile Engineering was selected after comparing topics and analysing its search interest and potential.</w:t>
      </w:r>
    </w:p>
    <w:p w14:paraId="3646965F" w14:textId="77777777" w:rsidR="00A33B11" w:rsidRDefault="00A33B11" w:rsidP="00A33B11">
      <w:pPr>
        <w:rPr>
          <w:b/>
          <w:bCs/>
          <w:color w:val="215E99" w:themeColor="text2" w:themeTint="BF"/>
          <w:sz w:val="28"/>
          <w:szCs w:val="28"/>
        </w:rPr>
      </w:pPr>
      <w:r w:rsidRPr="00A33B11">
        <w:rPr>
          <w:b/>
          <w:bCs/>
          <w:color w:val="215E99" w:themeColor="text2" w:themeTint="BF"/>
          <w:sz w:val="28"/>
          <w:szCs w:val="28"/>
        </w:rPr>
        <w:t>The next step was keyword research and clustering using Google Keyword Planner. A focus keyword, supporting keywords, search intent, and relevant keyword clusters were identified to create a clear content strategy. The blog was then developed using these keywords naturally, with a structured H1, H2, and H3 heading hierarchy and informative content covering education, courses, career opportunities, required skills, and future scope.</w:t>
      </w:r>
      <w:r w:rsidRPr="00A33B11">
        <w:rPr>
          <w:b/>
          <w:bCs/>
          <w:color w:val="215E99" w:themeColor="text2" w:themeTint="BF"/>
          <w:sz w:val="28"/>
          <w:szCs w:val="28"/>
        </w:rPr>
        <w:br/>
        <w:t xml:space="preserve">The project also incorporated important technical and on-page SEO elements, including an optimized meta title and meta description, SEO-friendly URL slug, internal and external links, keyword placement, image filenames and alt text, and custom </w:t>
      </w:r>
      <w:proofErr w:type="spellStart"/>
      <w:r w:rsidRPr="00A33B11">
        <w:rPr>
          <w:b/>
          <w:bCs/>
          <w:color w:val="215E99" w:themeColor="text2" w:themeTint="BF"/>
          <w:sz w:val="28"/>
          <w:szCs w:val="28"/>
        </w:rPr>
        <w:t>BlogPosting</w:t>
      </w:r>
      <w:proofErr w:type="spellEnd"/>
      <w:r w:rsidRPr="00A33B11">
        <w:rPr>
          <w:b/>
          <w:bCs/>
          <w:color w:val="215E99" w:themeColor="text2" w:themeTint="BF"/>
          <w:sz w:val="28"/>
          <w:szCs w:val="28"/>
        </w:rPr>
        <w:t xml:space="preserve"> Schema Markup in JSON-LD. Open Graph elements were also optimized for social media appearance.</w:t>
      </w:r>
      <w:r w:rsidRPr="00A33B11">
        <w:rPr>
          <w:b/>
          <w:bCs/>
          <w:color w:val="215E99" w:themeColor="text2" w:themeTint="BF"/>
          <w:sz w:val="28"/>
          <w:szCs w:val="28"/>
        </w:rPr>
        <w:br/>
        <w:t>Finally, plagiarism and AI-content checking tools were included as part of the quality-control process. Overall, the project achieved its intended goal by combining research, keyword strategy, content creation, on-page SEO, technical SEO, image optimization, and content-quality checks into one complete SEO workflow. This demonstrates the practical application of the skills required to create a search-friendly and user-focused blog from research to final optimization.</w:t>
      </w:r>
    </w:p>
    <w:p w14:paraId="106E3F38" w14:textId="77777777" w:rsidR="00704E45" w:rsidRDefault="00704E45" w:rsidP="00A33B11">
      <w:pPr>
        <w:rPr>
          <w:b/>
          <w:bCs/>
          <w:color w:val="215E99" w:themeColor="text2" w:themeTint="BF"/>
          <w:sz w:val="28"/>
          <w:szCs w:val="28"/>
        </w:rPr>
      </w:pPr>
    </w:p>
    <w:p w14:paraId="0AC3243D" w14:textId="26BB53E3" w:rsidR="00704E45" w:rsidRPr="005C21FE" w:rsidRDefault="005C21FE" w:rsidP="00704E45">
      <w:pPr>
        <w:jc w:val="center"/>
        <w:rPr>
          <w:b/>
          <w:bCs/>
          <w:color w:val="60CAF3" w:themeColor="accent4" w:themeTint="99"/>
          <w:sz w:val="72"/>
          <w:szCs w:val="72"/>
        </w:rPr>
      </w:pPr>
      <w:r>
        <w:rPr>
          <w:b/>
          <w:bCs/>
          <w:color w:val="60CAF3" w:themeColor="accent4" w:themeTint="99"/>
          <w:sz w:val="72"/>
          <w:szCs w:val="72"/>
        </w:rPr>
        <w:t>Thank YOU</w:t>
      </w:r>
    </w:p>
    <w:p w14:paraId="6095433E" w14:textId="77777777" w:rsidR="005E104C" w:rsidRPr="00F84A6B" w:rsidRDefault="005E104C" w:rsidP="00B215DE">
      <w:pPr>
        <w:rPr>
          <w:b/>
          <w:bCs/>
          <w:color w:val="215E99" w:themeColor="text2" w:themeTint="BF"/>
          <w:sz w:val="28"/>
          <w:szCs w:val="28"/>
        </w:rPr>
      </w:pPr>
    </w:p>
    <w:sectPr w:rsidR="005E104C" w:rsidRPr="00F84A6B" w:rsidSect="00AF55A7">
      <w:pgSz w:w="11906" w:h="16838"/>
      <w:pgMar w:top="1440" w:right="1440" w:bottom="1440" w:left="1440" w:header="708" w:footer="708" w:gutter="0"/>
      <w:pgBorders w:offsetFrom="page">
        <w:top w:val="single" w:sz="12" w:space="24" w:color="0070C0"/>
        <w:left w:val="single" w:sz="12" w:space="24" w:color="0070C0"/>
        <w:bottom w:val="single" w:sz="12" w:space="24" w:color="0070C0"/>
        <w:right w:val="single" w:sz="12"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7CB"/>
    <w:multiLevelType w:val="hybridMultilevel"/>
    <w:tmpl w:val="A23C7BF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F5362C"/>
    <w:multiLevelType w:val="multilevel"/>
    <w:tmpl w:val="EABE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0629F"/>
    <w:multiLevelType w:val="hybridMultilevel"/>
    <w:tmpl w:val="7974C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B31AE7"/>
    <w:multiLevelType w:val="hybridMultilevel"/>
    <w:tmpl w:val="969099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C461E6"/>
    <w:multiLevelType w:val="hybridMultilevel"/>
    <w:tmpl w:val="8D4655DC"/>
    <w:lvl w:ilvl="0" w:tplc="0950B4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4E64B3"/>
    <w:multiLevelType w:val="hybridMultilevel"/>
    <w:tmpl w:val="D9761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3A3B57"/>
    <w:multiLevelType w:val="multilevel"/>
    <w:tmpl w:val="8568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B7B03"/>
    <w:multiLevelType w:val="hybridMultilevel"/>
    <w:tmpl w:val="0524B6F4"/>
    <w:lvl w:ilvl="0" w:tplc="40090001">
      <w:start w:val="1"/>
      <w:numFmt w:val="bullet"/>
      <w:lvlText w:val=""/>
      <w:lvlJc w:val="left"/>
      <w:pPr>
        <w:ind w:left="5037" w:hanging="360"/>
      </w:pPr>
      <w:rPr>
        <w:rFonts w:ascii="Symbol" w:hAnsi="Symbol" w:hint="default"/>
      </w:rPr>
    </w:lvl>
    <w:lvl w:ilvl="1" w:tplc="40090003">
      <w:start w:val="1"/>
      <w:numFmt w:val="bullet"/>
      <w:lvlText w:val="o"/>
      <w:lvlJc w:val="left"/>
      <w:pPr>
        <w:ind w:left="5757" w:hanging="360"/>
      </w:pPr>
      <w:rPr>
        <w:rFonts w:ascii="Courier New" w:hAnsi="Courier New" w:cs="Courier New" w:hint="default"/>
      </w:rPr>
    </w:lvl>
    <w:lvl w:ilvl="2" w:tplc="40090005" w:tentative="1">
      <w:start w:val="1"/>
      <w:numFmt w:val="bullet"/>
      <w:lvlText w:val=""/>
      <w:lvlJc w:val="left"/>
      <w:pPr>
        <w:ind w:left="6477" w:hanging="360"/>
      </w:pPr>
      <w:rPr>
        <w:rFonts w:ascii="Wingdings" w:hAnsi="Wingdings" w:hint="default"/>
      </w:rPr>
    </w:lvl>
    <w:lvl w:ilvl="3" w:tplc="40090001" w:tentative="1">
      <w:start w:val="1"/>
      <w:numFmt w:val="bullet"/>
      <w:lvlText w:val=""/>
      <w:lvlJc w:val="left"/>
      <w:pPr>
        <w:ind w:left="7197" w:hanging="360"/>
      </w:pPr>
      <w:rPr>
        <w:rFonts w:ascii="Symbol" w:hAnsi="Symbol" w:hint="default"/>
      </w:rPr>
    </w:lvl>
    <w:lvl w:ilvl="4" w:tplc="40090003" w:tentative="1">
      <w:start w:val="1"/>
      <w:numFmt w:val="bullet"/>
      <w:lvlText w:val="o"/>
      <w:lvlJc w:val="left"/>
      <w:pPr>
        <w:ind w:left="7917" w:hanging="360"/>
      </w:pPr>
      <w:rPr>
        <w:rFonts w:ascii="Courier New" w:hAnsi="Courier New" w:cs="Courier New" w:hint="default"/>
      </w:rPr>
    </w:lvl>
    <w:lvl w:ilvl="5" w:tplc="40090005" w:tentative="1">
      <w:start w:val="1"/>
      <w:numFmt w:val="bullet"/>
      <w:lvlText w:val=""/>
      <w:lvlJc w:val="left"/>
      <w:pPr>
        <w:ind w:left="8637" w:hanging="360"/>
      </w:pPr>
      <w:rPr>
        <w:rFonts w:ascii="Wingdings" w:hAnsi="Wingdings" w:hint="default"/>
      </w:rPr>
    </w:lvl>
    <w:lvl w:ilvl="6" w:tplc="40090001" w:tentative="1">
      <w:start w:val="1"/>
      <w:numFmt w:val="bullet"/>
      <w:lvlText w:val=""/>
      <w:lvlJc w:val="left"/>
      <w:pPr>
        <w:ind w:left="9357" w:hanging="360"/>
      </w:pPr>
      <w:rPr>
        <w:rFonts w:ascii="Symbol" w:hAnsi="Symbol" w:hint="default"/>
      </w:rPr>
    </w:lvl>
    <w:lvl w:ilvl="7" w:tplc="40090003" w:tentative="1">
      <w:start w:val="1"/>
      <w:numFmt w:val="bullet"/>
      <w:lvlText w:val="o"/>
      <w:lvlJc w:val="left"/>
      <w:pPr>
        <w:ind w:left="10077" w:hanging="360"/>
      </w:pPr>
      <w:rPr>
        <w:rFonts w:ascii="Courier New" w:hAnsi="Courier New" w:cs="Courier New" w:hint="default"/>
      </w:rPr>
    </w:lvl>
    <w:lvl w:ilvl="8" w:tplc="40090005" w:tentative="1">
      <w:start w:val="1"/>
      <w:numFmt w:val="bullet"/>
      <w:lvlText w:val=""/>
      <w:lvlJc w:val="left"/>
      <w:pPr>
        <w:ind w:left="10797" w:hanging="360"/>
      </w:pPr>
      <w:rPr>
        <w:rFonts w:ascii="Wingdings" w:hAnsi="Wingdings" w:hint="default"/>
      </w:rPr>
    </w:lvl>
  </w:abstractNum>
  <w:abstractNum w:abstractNumId="8" w15:restartNumberingAfterBreak="0">
    <w:nsid w:val="208E22EF"/>
    <w:multiLevelType w:val="hybridMultilevel"/>
    <w:tmpl w:val="DED8A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700CC0"/>
    <w:multiLevelType w:val="hybridMultilevel"/>
    <w:tmpl w:val="BB067502"/>
    <w:lvl w:ilvl="0" w:tplc="0950B4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BC3837"/>
    <w:multiLevelType w:val="hybridMultilevel"/>
    <w:tmpl w:val="F1DC265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114BF8"/>
    <w:multiLevelType w:val="hybridMultilevel"/>
    <w:tmpl w:val="77B27C5C"/>
    <w:lvl w:ilvl="0" w:tplc="0950B4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39382A"/>
    <w:multiLevelType w:val="hybridMultilevel"/>
    <w:tmpl w:val="D8F49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A91A64"/>
    <w:multiLevelType w:val="multilevel"/>
    <w:tmpl w:val="6B2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A2F72"/>
    <w:multiLevelType w:val="hybridMultilevel"/>
    <w:tmpl w:val="DD966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F63BE3"/>
    <w:multiLevelType w:val="multilevel"/>
    <w:tmpl w:val="4B5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37BFD"/>
    <w:multiLevelType w:val="hybridMultilevel"/>
    <w:tmpl w:val="F61C1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D82BE7"/>
    <w:multiLevelType w:val="hybridMultilevel"/>
    <w:tmpl w:val="D7AA27B6"/>
    <w:lvl w:ilvl="0" w:tplc="40090015">
      <w:start w:val="3"/>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8" w15:restartNumberingAfterBreak="0">
    <w:nsid w:val="43F00DF6"/>
    <w:multiLevelType w:val="hybridMultilevel"/>
    <w:tmpl w:val="B7C6D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A45F6E"/>
    <w:multiLevelType w:val="hybridMultilevel"/>
    <w:tmpl w:val="7E1A23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9D4058A"/>
    <w:multiLevelType w:val="multilevel"/>
    <w:tmpl w:val="47C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16817"/>
    <w:multiLevelType w:val="hybridMultilevel"/>
    <w:tmpl w:val="022C8DFA"/>
    <w:lvl w:ilvl="0" w:tplc="0950B47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EBE1E11"/>
    <w:multiLevelType w:val="multilevel"/>
    <w:tmpl w:val="3AE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40B95"/>
    <w:multiLevelType w:val="multilevel"/>
    <w:tmpl w:val="11D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D037C"/>
    <w:multiLevelType w:val="hybridMultilevel"/>
    <w:tmpl w:val="53682B10"/>
    <w:lvl w:ilvl="0" w:tplc="0950B47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C2386C"/>
    <w:multiLevelType w:val="multilevel"/>
    <w:tmpl w:val="9620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D7D64"/>
    <w:multiLevelType w:val="hybridMultilevel"/>
    <w:tmpl w:val="98708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F86E8A"/>
    <w:multiLevelType w:val="hybridMultilevel"/>
    <w:tmpl w:val="B8A87F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413EFC"/>
    <w:multiLevelType w:val="hybridMultilevel"/>
    <w:tmpl w:val="2A7C2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103F6F"/>
    <w:multiLevelType w:val="hybridMultilevel"/>
    <w:tmpl w:val="93049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EA16FB"/>
    <w:multiLevelType w:val="hybridMultilevel"/>
    <w:tmpl w:val="1CC2A5A8"/>
    <w:lvl w:ilvl="0" w:tplc="0950B476">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0F4081A"/>
    <w:multiLevelType w:val="hybridMultilevel"/>
    <w:tmpl w:val="FF842F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2E178AD"/>
    <w:multiLevelType w:val="hybridMultilevel"/>
    <w:tmpl w:val="87544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AC82656"/>
    <w:multiLevelType w:val="multilevel"/>
    <w:tmpl w:val="C53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90850"/>
    <w:multiLevelType w:val="hybridMultilevel"/>
    <w:tmpl w:val="38DEE81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807C7F"/>
    <w:multiLevelType w:val="hybridMultilevel"/>
    <w:tmpl w:val="AB266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4968432">
    <w:abstractNumId w:val="2"/>
  </w:num>
  <w:num w:numId="2" w16cid:durableId="337970470">
    <w:abstractNumId w:val="18"/>
  </w:num>
  <w:num w:numId="3" w16cid:durableId="1254049673">
    <w:abstractNumId w:val="3"/>
  </w:num>
  <w:num w:numId="4" w16cid:durableId="1799058798">
    <w:abstractNumId w:val="0"/>
  </w:num>
  <w:num w:numId="5" w16cid:durableId="540171629">
    <w:abstractNumId w:val="32"/>
  </w:num>
  <w:num w:numId="6" w16cid:durableId="102768396">
    <w:abstractNumId w:val="14"/>
  </w:num>
  <w:num w:numId="7" w16cid:durableId="1709065773">
    <w:abstractNumId w:val="35"/>
  </w:num>
  <w:num w:numId="8" w16cid:durableId="1293444461">
    <w:abstractNumId w:val="27"/>
  </w:num>
  <w:num w:numId="9" w16cid:durableId="2074621898">
    <w:abstractNumId w:val="31"/>
  </w:num>
  <w:num w:numId="10" w16cid:durableId="1190877763">
    <w:abstractNumId w:val="34"/>
  </w:num>
  <w:num w:numId="11" w16cid:durableId="1935822933">
    <w:abstractNumId w:val="7"/>
  </w:num>
  <w:num w:numId="12" w16cid:durableId="1034384778">
    <w:abstractNumId w:val="10"/>
  </w:num>
  <w:num w:numId="13" w16cid:durableId="359624557">
    <w:abstractNumId w:val="17"/>
  </w:num>
  <w:num w:numId="14" w16cid:durableId="1385327671">
    <w:abstractNumId w:val="12"/>
  </w:num>
  <w:num w:numId="15" w16cid:durableId="1950618602">
    <w:abstractNumId w:val="8"/>
  </w:num>
  <w:num w:numId="16" w16cid:durableId="1195844570">
    <w:abstractNumId w:val="9"/>
  </w:num>
  <w:num w:numId="17" w16cid:durableId="1981808695">
    <w:abstractNumId w:val="30"/>
  </w:num>
  <w:num w:numId="18" w16cid:durableId="906763386">
    <w:abstractNumId w:val="11"/>
  </w:num>
  <w:num w:numId="19" w16cid:durableId="510801680">
    <w:abstractNumId w:val="4"/>
  </w:num>
  <w:num w:numId="20" w16cid:durableId="1171918193">
    <w:abstractNumId w:val="24"/>
  </w:num>
  <w:num w:numId="21" w16cid:durableId="611941182">
    <w:abstractNumId w:val="21"/>
  </w:num>
  <w:num w:numId="22" w16cid:durableId="793403582">
    <w:abstractNumId w:val="5"/>
  </w:num>
  <w:num w:numId="23" w16cid:durableId="60449087">
    <w:abstractNumId w:val="29"/>
  </w:num>
  <w:num w:numId="24" w16cid:durableId="1966347827">
    <w:abstractNumId w:val="28"/>
  </w:num>
  <w:num w:numId="25" w16cid:durableId="585454490">
    <w:abstractNumId w:val="23"/>
  </w:num>
  <w:num w:numId="26" w16cid:durableId="1084909903">
    <w:abstractNumId w:val="33"/>
  </w:num>
  <w:num w:numId="27" w16cid:durableId="94792912">
    <w:abstractNumId w:val="6"/>
  </w:num>
  <w:num w:numId="28" w16cid:durableId="2105109624">
    <w:abstractNumId w:val="25"/>
  </w:num>
  <w:num w:numId="29" w16cid:durableId="743838136">
    <w:abstractNumId w:val="15"/>
  </w:num>
  <w:num w:numId="30" w16cid:durableId="1955280746">
    <w:abstractNumId w:val="20"/>
  </w:num>
  <w:num w:numId="31" w16cid:durableId="1028681760">
    <w:abstractNumId w:val="22"/>
  </w:num>
  <w:num w:numId="32" w16cid:durableId="661085358">
    <w:abstractNumId w:val="1"/>
  </w:num>
  <w:num w:numId="33" w16cid:durableId="2079358593">
    <w:abstractNumId w:val="13"/>
  </w:num>
  <w:num w:numId="34" w16cid:durableId="2100829994">
    <w:abstractNumId w:val="16"/>
  </w:num>
  <w:num w:numId="35" w16cid:durableId="1141996817">
    <w:abstractNumId w:val="26"/>
  </w:num>
  <w:num w:numId="36" w16cid:durableId="76916141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74"/>
    <w:rsid w:val="00000E99"/>
    <w:rsid w:val="00003836"/>
    <w:rsid w:val="00004B62"/>
    <w:rsid w:val="00005F4A"/>
    <w:rsid w:val="000113F6"/>
    <w:rsid w:val="00014F57"/>
    <w:rsid w:val="00016668"/>
    <w:rsid w:val="00021B53"/>
    <w:rsid w:val="00024946"/>
    <w:rsid w:val="00030A36"/>
    <w:rsid w:val="000317AC"/>
    <w:rsid w:val="0003218E"/>
    <w:rsid w:val="00033D81"/>
    <w:rsid w:val="00040374"/>
    <w:rsid w:val="00042050"/>
    <w:rsid w:val="0004760F"/>
    <w:rsid w:val="000476BB"/>
    <w:rsid w:val="000517A2"/>
    <w:rsid w:val="000521D3"/>
    <w:rsid w:val="00052F57"/>
    <w:rsid w:val="00054F2D"/>
    <w:rsid w:val="00055B89"/>
    <w:rsid w:val="0005674F"/>
    <w:rsid w:val="000601F4"/>
    <w:rsid w:val="00062BA0"/>
    <w:rsid w:val="000644F3"/>
    <w:rsid w:val="00080DC0"/>
    <w:rsid w:val="0008108C"/>
    <w:rsid w:val="00081989"/>
    <w:rsid w:val="00085DBA"/>
    <w:rsid w:val="000955EA"/>
    <w:rsid w:val="00097AA5"/>
    <w:rsid w:val="000A2F1D"/>
    <w:rsid w:val="000A40C4"/>
    <w:rsid w:val="000A75D2"/>
    <w:rsid w:val="000A7897"/>
    <w:rsid w:val="000B0313"/>
    <w:rsid w:val="000B2E8B"/>
    <w:rsid w:val="000B5B0B"/>
    <w:rsid w:val="000C2C71"/>
    <w:rsid w:val="000C3248"/>
    <w:rsid w:val="000C3714"/>
    <w:rsid w:val="000D16AE"/>
    <w:rsid w:val="000D35C4"/>
    <w:rsid w:val="000D3BED"/>
    <w:rsid w:val="000D3E18"/>
    <w:rsid w:val="000D4616"/>
    <w:rsid w:val="000D5D42"/>
    <w:rsid w:val="000D6F8A"/>
    <w:rsid w:val="000E08A4"/>
    <w:rsid w:val="000E1E9E"/>
    <w:rsid w:val="000E321B"/>
    <w:rsid w:val="000E3B4D"/>
    <w:rsid w:val="000E6D74"/>
    <w:rsid w:val="000E78E0"/>
    <w:rsid w:val="000F0081"/>
    <w:rsid w:val="000F01CF"/>
    <w:rsid w:val="000F3575"/>
    <w:rsid w:val="000F3C44"/>
    <w:rsid w:val="000F457C"/>
    <w:rsid w:val="00102B0B"/>
    <w:rsid w:val="001052A5"/>
    <w:rsid w:val="00117AE0"/>
    <w:rsid w:val="001214B3"/>
    <w:rsid w:val="00122AC7"/>
    <w:rsid w:val="001310A7"/>
    <w:rsid w:val="00134AB5"/>
    <w:rsid w:val="00140601"/>
    <w:rsid w:val="00141215"/>
    <w:rsid w:val="0014207C"/>
    <w:rsid w:val="00145AB3"/>
    <w:rsid w:val="00145F18"/>
    <w:rsid w:val="00152AC4"/>
    <w:rsid w:val="00153C5B"/>
    <w:rsid w:val="0015424A"/>
    <w:rsid w:val="00155A7D"/>
    <w:rsid w:val="0015671C"/>
    <w:rsid w:val="00161348"/>
    <w:rsid w:val="00167BA8"/>
    <w:rsid w:val="00171D8E"/>
    <w:rsid w:val="00176AD7"/>
    <w:rsid w:val="0018005C"/>
    <w:rsid w:val="00182CEE"/>
    <w:rsid w:val="00184A9F"/>
    <w:rsid w:val="001873BA"/>
    <w:rsid w:val="001909A8"/>
    <w:rsid w:val="00193360"/>
    <w:rsid w:val="00193BF3"/>
    <w:rsid w:val="00194861"/>
    <w:rsid w:val="00197305"/>
    <w:rsid w:val="001A2C9F"/>
    <w:rsid w:val="001A4CFF"/>
    <w:rsid w:val="001A5ACA"/>
    <w:rsid w:val="001B7D53"/>
    <w:rsid w:val="001C0068"/>
    <w:rsid w:val="001C07FE"/>
    <w:rsid w:val="001C1910"/>
    <w:rsid w:val="001C5092"/>
    <w:rsid w:val="001D0638"/>
    <w:rsid w:val="001D19D1"/>
    <w:rsid w:val="001D7762"/>
    <w:rsid w:val="001E06D6"/>
    <w:rsid w:val="001E7D6D"/>
    <w:rsid w:val="001F1258"/>
    <w:rsid w:val="001F160B"/>
    <w:rsid w:val="001F1F92"/>
    <w:rsid w:val="001F49B2"/>
    <w:rsid w:val="00200AF4"/>
    <w:rsid w:val="00202177"/>
    <w:rsid w:val="0020265B"/>
    <w:rsid w:val="00202F93"/>
    <w:rsid w:val="00204C4E"/>
    <w:rsid w:val="0020669F"/>
    <w:rsid w:val="00214977"/>
    <w:rsid w:val="002157DB"/>
    <w:rsid w:val="00215F27"/>
    <w:rsid w:val="0022197B"/>
    <w:rsid w:val="00223730"/>
    <w:rsid w:val="002275D2"/>
    <w:rsid w:val="00227ACE"/>
    <w:rsid w:val="00232779"/>
    <w:rsid w:val="00232B77"/>
    <w:rsid w:val="002347ED"/>
    <w:rsid w:val="00235F07"/>
    <w:rsid w:val="0023733F"/>
    <w:rsid w:val="00240CE7"/>
    <w:rsid w:val="002433FD"/>
    <w:rsid w:val="00245A58"/>
    <w:rsid w:val="0025582B"/>
    <w:rsid w:val="002706C6"/>
    <w:rsid w:val="00272CA0"/>
    <w:rsid w:val="00273305"/>
    <w:rsid w:val="0027656D"/>
    <w:rsid w:val="00282301"/>
    <w:rsid w:val="0028248C"/>
    <w:rsid w:val="00282F45"/>
    <w:rsid w:val="00284AB4"/>
    <w:rsid w:val="0028517B"/>
    <w:rsid w:val="00285F88"/>
    <w:rsid w:val="002862FC"/>
    <w:rsid w:val="002877E8"/>
    <w:rsid w:val="00292EE2"/>
    <w:rsid w:val="002A0A9F"/>
    <w:rsid w:val="002A4549"/>
    <w:rsid w:val="002A5587"/>
    <w:rsid w:val="002A5F40"/>
    <w:rsid w:val="002B45F9"/>
    <w:rsid w:val="002B5C33"/>
    <w:rsid w:val="002B6AB0"/>
    <w:rsid w:val="002B7555"/>
    <w:rsid w:val="002C29C0"/>
    <w:rsid w:val="002C328A"/>
    <w:rsid w:val="002C522F"/>
    <w:rsid w:val="002D0A88"/>
    <w:rsid w:val="002D1B68"/>
    <w:rsid w:val="002D25C5"/>
    <w:rsid w:val="002D2E70"/>
    <w:rsid w:val="002D3DC8"/>
    <w:rsid w:val="002D7F1D"/>
    <w:rsid w:val="002E0357"/>
    <w:rsid w:val="002E1DF3"/>
    <w:rsid w:val="002E48FB"/>
    <w:rsid w:val="002E6B33"/>
    <w:rsid w:val="002F26D0"/>
    <w:rsid w:val="002F2928"/>
    <w:rsid w:val="002F336D"/>
    <w:rsid w:val="002F4974"/>
    <w:rsid w:val="002F586A"/>
    <w:rsid w:val="002F6C18"/>
    <w:rsid w:val="0030150A"/>
    <w:rsid w:val="003111B0"/>
    <w:rsid w:val="00311B22"/>
    <w:rsid w:val="0031691E"/>
    <w:rsid w:val="00320661"/>
    <w:rsid w:val="00320EB1"/>
    <w:rsid w:val="003220F9"/>
    <w:rsid w:val="0032244B"/>
    <w:rsid w:val="003303D7"/>
    <w:rsid w:val="00331CC0"/>
    <w:rsid w:val="0033271A"/>
    <w:rsid w:val="00333D6E"/>
    <w:rsid w:val="00335A29"/>
    <w:rsid w:val="00340717"/>
    <w:rsid w:val="00343FEC"/>
    <w:rsid w:val="00344456"/>
    <w:rsid w:val="00344AFF"/>
    <w:rsid w:val="003555DD"/>
    <w:rsid w:val="00355D53"/>
    <w:rsid w:val="0036031D"/>
    <w:rsid w:val="00362456"/>
    <w:rsid w:val="00363E51"/>
    <w:rsid w:val="00364166"/>
    <w:rsid w:val="00370813"/>
    <w:rsid w:val="0037092C"/>
    <w:rsid w:val="0037327F"/>
    <w:rsid w:val="00373B4E"/>
    <w:rsid w:val="00374575"/>
    <w:rsid w:val="00376E30"/>
    <w:rsid w:val="003776D8"/>
    <w:rsid w:val="00381066"/>
    <w:rsid w:val="003821EE"/>
    <w:rsid w:val="00383C55"/>
    <w:rsid w:val="00386492"/>
    <w:rsid w:val="00392998"/>
    <w:rsid w:val="003945EE"/>
    <w:rsid w:val="003A273D"/>
    <w:rsid w:val="003B0B44"/>
    <w:rsid w:val="003B2ADE"/>
    <w:rsid w:val="003C2D56"/>
    <w:rsid w:val="003C3611"/>
    <w:rsid w:val="003C5FAD"/>
    <w:rsid w:val="003D059A"/>
    <w:rsid w:val="003D33DD"/>
    <w:rsid w:val="003D756A"/>
    <w:rsid w:val="003E5889"/>
    <w:rsid w:val="003E7876"/>
    <w:rsid w:val="003F1CD7"/>
    <w:rsid w:val="003F49CE"/>
    <w:rsid w:val="003F799E"/>
    <w:rsid w:val="00400874"/>
    <w:rsid w:val="00406E5F"/>
    <w:rsid w:val="0041511D"/>
    <w:rsid w:val="00416C64"/>
    <w:rsid w:val="00417D62"/>
    <w:rsid w:val="00421958"/>
    <w:rsid w:val="00425ADE"/>
    <w:rsid w:val="0042626F"/>
    <w:rsid w:val="004352CE"/>
    <w:rsid w:val="00435864"/>
    <w:rsid w:val="00440DE9"/>
    <w:rsid w:val="00442368"/>
    <w:rsid w:val="00442482"/>
    <w:rsid w:val="00443C7E"/>
    <w:rsid w:val="00445448"/>
    <w:rsid w:val="00445886"/>
    <w:rsid w:val="00445BF7"/>
    <w:rsid w:val="00446589"/>
    <w:rsid w:val="00455955"/>
    <w:rsid w:val="00456AC9"/>
    <w:rsid w:val="00456AF1"/>
    <w:rsid w:val="004607FD"/>
    <w:rsid w:val="004643A7"/>
    <w:rsid w:val="0046512C"/>
    <w:rsid w:val="00471290"/>
    <w:rsid w:val="00471AAD"/>
    <w:rsid w:val="00472075"/>
    <w:rsid w:val="00480AEE"/>
    <w:rsid w:val="00480CDD"/>
    <w:rsid w:val="004816D9"/>
    <w:rsid w:val="00485DB2"/>
    <w:rsid w:val="004903E3"/>
    <w:rsid w:val="004904B1"/>
    <w:rsid w:val="00492139"/>
    <w:rsid w:val="0049262F"/>
    <w:rsid w:val="00494D04"/>
    <w:rsid w:val="00494F8C"/>
    <w:rsid w:val="00495357"/>
    <w:rsid w:val="00497252"/>
    <w:rsid w:val="004A0403"/>
    <w:rsid w:val="004A12E3"/>
    <w:rsid w:val="004A4DA1"/>
    <w:rsid w:val="004A5AED"/>
    <w:rsid w:val="004A6C23"/>
    <w:rsid w:val="004A780B"/>
    <w:rsid w:val="004B1C74"/>
    <w:rsid w:val="004B42D3"/>
    <w:rsid w:val="004B6465"/>
    <w:rsid w:val="004C05CE"/>
    <w:rsid w:val="004C2F36"/>
    <w:rsid w:val="004C4CD0"/>
    <w:rsid w:val="004C61D0"/>
    <w:rsid w:val="004C7261"/>
    <w:rsid w:val="004C76EB"/>
    <w:rsid w:val="004D008F"/>
    <w:rsid w:val="004D278D"/>
    <w:rsid w:val="004D4B6F"/>
    <w:rsid w:val="004D6B79"/>
    <w:rsid w:val="004E0C3A"/>
    <w:rsid w:val="004E3A6E"/>
    <w:rsid w:val="004F3670"/>
    <w:rsid w:val="005000E6"/>
    <w:rsid w:val="00505AF3"/>
    <w:rsid w:val="00510135"/>
    <w:rsid w:val="00510251"/>
    <w:rsid w:val="00512A73"/>
    <w:rsid w:val="00514659"/>
    <w:rsid w:val="00516B0C"/>
    <w:rsid w:val="00517318"/>
    <w:rsid w:val="005178AA"/>
    <w:rsid w:val="005220BD"/>
    <w:rsid w:val="00523861"/>
    <w:rsid w:val="005265DC"/>
    <w:rsid w:val="005277AA"/>
    <w:rsid w:val="00533DCF"/>
    <w:rsid w:val="00536F4C"/>
    <w:rsid w:val="0053749F"/>
    <w:rsid w:val="00542D05"/>
    <w:rsid w:val="00543C9A"/>
    <w:rsid w:val="00546B88"/>
    <w:rsid w:val="005511DA"/>
    <w:rsid w:val="00553B14"/>
    <w:rsid w:val="00554950"/>
    <w:rsid w:val="005564C6"/>
    <w:rsid w:val="00562343"/>
    <w:rsid w:val="0056443F"/>
    <w:rsid w:val="00565A37"/>
    <w:rsid w:val="005660D7"/>
    <w:rsid w:val="00566A80"/>
    <w:rsid w:val="00566F81"/>
    <w:rsid w:val="00567EEE"/>
    <w:rsid w:val="00570EF4"/>
    <w:rsid w:val="00574DB5"/>
    <w:rsid w:val="005771D1"/>
    <w:rsid w:val="005775FB"/>
    <w:rsid w:val="00584C37"/>
    <w:rsid w:val="00592F43"/>
    <w:rsid w:val="005939CA"/>
    <w:rsid w:val="00594A90"/>
    <w:rsid w:val="005A0383"/>
    <w:rsid w:val="005A09FF"/>
    <w:rsid w:val="005A1625"/>
    <w:rsid w:val="005A3DE7"/>
    <w:rsid w:val="005A47C7"/>
    <w:rsid w:val="005B0D1E"/>
    <w:rsid w:val="005B2F55"/>
    <w:rsid w:val="005B3E61"/>
    <w:rsid w:val="005B4E1E"/>
    <w:rsid w:val="005B53F9"/>
    <w:rsid w:val="005B6733"/>
    <w:rsid w:val="005B7684"/>
    <w:rsid w:val="005C059D"/>
    <w:rsid w:val="005C0A48"/>
    <w:rsid w:val="005C21FE"/>
    <w:rsid w:val="005C5C09"/>
    <w:rsid w:val="005D4031"/>
    <w:rsid w:val="005D40E0"/>
    <w:rsid w:val="005D473A"/>
    <w:rsid w:val="005D473C"/>
    <w:rsid w:val="005D61B2"/>
    <w:rsid w:val="005D754A"/>
    <w:rsid w:val="005E0D1E"/>
    <w:rsid w:val="005E104C"/>
    <w:rsid w:val="005E7C2E"/>
    <w:rsid w:val="005E7D40"/>
    <w:rsid w:val="005F525E"/>
    <w:rsid w:val="005F6BD0"/>
    <w:rsid w:val="005F7F52"/>
    <w:rsid w:val="00603EFC"/>
    <w:rsid w:val="0060562C"/>
    <w:rsid w:val="0060564B"/>
    <w:rsid w:val="00605E84"/>
    <w:rsid w:val="0061170A"/>
    <w:rsid w:val="00612A46"/>
    <w:rsid w:val="00613B25"/>
    <w:rsid w:val="00617741"/>
    <w:rsid w:val="00623FB3"/>
    <w:rsid w:val="00625A8B"/>
    <w:rsid w:val="006331DE"/>
    <w:rsid w:val="006332D0"/>
    <w:rsid w:val="00644261"/>
    <w:rsid w:val="00644606"/>
    <w:rsid w:val="00644AB3"/>
    <w:rsid w:val="00652895"/>
    <w:rsid w:val="00653BCE"/>
    <w:rsid w:val="00655F89"/>
    <w:rsid w:val="0066059E"/>
    <w:rsid w:val="00663B44"/>
    <w:rsid w:val="00663CB9"/>
    <w:rsid w:val="00665220"/>
    <w:rsid w:val="006663C4"/>
    <w:rsid w:val="006709C9"/>
    <w:rsid w:val="006714F5"/>
    <w:rsid w:val="0067264C"/>
    <w:rsid w:val="00673766"/>
    <w:rsid w:val="0067572C"/>
    <w:rsid w:val="00677F18"/>
    <w:rsid w:val="00680CB6"/>
    <w:rsid w:val="00684114"/>
    <w:rsid w:val="00685C15"/>
    <w:rsid w:val="00687144"/>
    <w:rsid w:val="00690A7B"/>
    <w:rsid w:val="00690E40"/>
    <w:rsid w:val="006939A7"/>
    <w:rsid w:val="00695DB9"/>
    <w:rsid w:val="00697049"/>
    <w:rsid w:val="006A6EAD"/>
    <w:rsid w:val="006B113F"/>
    <w:rsid w:val="006B1614"/>
    <w:rsid w:val="006B4292"/>
    <w:rsid w:val="006B501C"/>
    <w:rsid w:val="006B70D3"/>
    <w:rsid w:val="006C0876"/>
    <w:rsid w:val="006C1444"/>
    <w:rsid w:val="006C277D"/>
    <w:rsid w:val="006C598E"/>
    <w:rsid w:val="006C65C7"/>
    <w:rsid w:val="006C683C"/>
    <w:rsid w:val="006D04AF"/>
    <w:rsid w:val="006D42B7"/>
    <w:rsid w:val="006D61CE"/>
    <w:rsid w:val="006D7D55"/>
    <w:rsid w:val="006E0974"/>
    <w:rsid w:val="006E1668"/>
    <w:rsid w:val="006E1732"/>
    <w:rsid w:val="006E1F56"/>
    <w:rsid w:val="006F1428"/>
    <w:rsid w:val="006F1DA5"/>
    <w:rsid w:val="006F3562"/>
    <w:rsid w:val="006F3617"/>
    <w:rsid w:val="006F3915"/>
    <w:rsid w:val="006F5B0D"/>
    <w:rsid w:val="006F5F24"/>
    <w:rsid w:val="006F6627"/>
    <w:rsid w:val="006F6E0F"/>
    <w:rsid w:val="007005E7"/>
    <w:rsid w:val="00704E45"/>
    <w:rsid w:val="007075AD"/>
    <w:rsid w:val="00711526"/>
    <w:rsid w:val="0071401D"/>
    <w:rsid w:val="00723233"/>
    <w:rsid w:val="007250F6"/>
    <w:rsid w:val="00725328"/>
    <w:rsid w:val="00730ADA"/>
    <w:rsid w:val="00730DAB"/>
    <w:rsid w:val="00733983"/>
    <w:rsid w:val="007339F5"/>
    <w:rsid w:val="00733BB7"/>
    <w:rsid w:val="0073655B"/>
    <w:rsid w:val="007427E6"/>
    <w:rsid w:val="00742853"/>
    <w:rsid w:val="007447AB"/>
    <w:rsid w:val="0075499D"/>
    <w:rsid w:val="00770045"/>
    <w:rsid w:val="0077218D"/>
    <w:rsid w:val="00774618"/>
    <w:rsid w:val="00776395"/>
    <w:rsid w:val="007806A2"/>
    <w:rsid w:val="0078429F"/>
    <w:rsid w:val="00784554"/>
    <w:rsid w:val="007857DF"/>
    <w:rsid w:val="007868FB"/>
    <w:rsid w:val="00790229"/>
    <w:rsid w:val="00793156"/>
    <w:rsid w:val="00797450"/>
    <w:rsid w:val="007A074E"/>
    <w:rsid w:val="007A4B29"/>
    <w:rsid w:val="007A62DC"/>
    <w:rsid w:val="007B1E33"/>
    <w:rsid w:val="007B2BE1"/>
    <w:rsid w:val="007C1208"/>
    <w:rsid w:val="007C3D88"/>
    <w:rsid w:val="007C6067"/>
    <w:rsid w:val="007D03B8"/>
    <w:rsid w:val="007D1234"/>
    <w:rsid w:val="007E1C82"/>
    <w:rsid w:val="007E1F4A"/>
    <w:rsid w:val="007E2376"/>
    <w:rsid w:val="007E53E1"/>
    <w:rsid w:val="007E7110"/>
    <w:rsid w:val="007E7A1C"/>
    <w:rsid w:val="007F12A9"/>
    <w:rsid w:val="007F3EA0"/>
    <w:rsid w:val="007F4C42"/>
    <w:rsid w:val="00802810"/>
    <w:rsid w:val="008040E4"/>
    <w:rsid w:val="008046F0"/>
    <w:rsid w:val="00810445"/>
    <w:rsid w:val="00811AC3"/>
    <w:rsid w:val="00815ECD"/>
    <w:rsid w:val="0082349A"/>
    <w:rsid w:val="00826D04"/>
    <w:rsid w:val="008308DD"/>
    <w:rsid w:val="008309D0"/>
    <w:rsid w:val="00830CE9"/>
    <w:rsid w:val="008449F5"/>
    <w:rsid w:val="008455A1"/>
    <w:rsid w:val="008500A9"/>
    <w:rsid w:val="00850509"/>
    <w:rsid w:val="008640B6"/>
    <w:rsid w:val="00867F10"/>
    <w:rsid w:val="0087683D"/>
    <w:rsid w:val="00877076"/>
    <w:rsid w:val="00882E46"/>
    <w:rsid w:val="008833F1"/>
    <w:rsid w:val="00890A6F"/>
    <w:rsid w:val="008952CE"/>
    <w:rsid w:val="0089781B"/>
    <w:rsid w:val="008A57D0"/>
    <w:rsid w:val="008A61FF"/>
    <w:rsid w:val="008A634A"/>
    <w:rsid w:val="008B0D6E"/>
    <w:rsid w:val="008C39AB"/>
    <w:rsid w:val="008C5B38"/>
    <w:rsid w:val="008C60F4"/>
    <w:rsid w:val="008D070D"/>
    <w:rsid w:val="008D1E85"/>
    <w:rsid w:val="008E66CD"/>
    <w:rsid w:val="008E6924"/>
    <w:rsid w:val="008E7B8A"/>
    <w:rsid w:val="008E7BEB"/>
    <w:rsid w:val="008F28A5"/>
    <w:rsid w:val="008F4816"/>
    <w:rsid w:val="008F7FEA"/>
    <w:rsid w:val="0090047B"/>
    <w:rsid w:val="00901AC8"/>
    <w:rsid w:val="0090287F"/>
    <w:rsid w:val="00902ACC"/>
    <w:rsid w:val="00904BD3"/>
    <w:rsid w:val="00907E6A"/>
    <w:rsid w:val="0091431B"/>
    <w:rsid w:val="00915D7D"/>
    <w:rsid w:val="009166B4"/>
    <w:rsid w:val="00920ADB"/>
    <w:rsid w:val="0092477C"/>
    <w:rsid w:val="00926D16"/>
    <w:rsid w:val="00927B2C"/>
    <w:rsid w:val="009332F4"/>
    <w:rsid w:val="00934B71"/>
    <w:rsid w:val="009444E6"/>
    <w:rsid w:val="009539E3"/>
    <w:rsid w:val="009543AA"/>
    <w:rsid w:val="0095577E"/>
    <w:rsid w:val="00960134"/>
    <w:rsid w:val="0096049B"/>
    <w:rsid w:val="00960762"/>
    <w:rsid w:val="0096766A"/>
    <w:rsid w:val="00970000"/>
    <w:rsid w:val="009701D8"/>
    <w:rsid w:val="009753EC"/>
    <w:rsid w:val="00975509"/>
    <w:rsid w:val="00976AE0"/>
    <w:rsid w:val="00982C75"/>
    <w:rsid w:val="00983FB1"/>
    <w:rsid w:val="00985A47"/>
    <w:rsid w:val="009864F1"/>
    <w:rsid w:val="00991866"/>
    <w:rsid w:val="00992CB9"/>
    <w:rsid w:val="00995D86"/>
    <w:rsid w:val="009966A9"/>
    <w:rsid w:val="00997D47"/>
    <w:rsid w:val="009A23C4"/>
    <w:rsid w:val="009A24FF"/>
    <w:rsid w:val="009A6A07"/>
    <w:rsid w:val="009B083A"/>
    <w:rsid w:val="009B0A20"/>
    <w:rsid w:val="009B17E1"/>
    <w:rsid w:val="009B3A26"/>
    <w:rsid w:val="009B5DE6"/>
    <w:rsid w:val="009C617E"/>
    <w:rsid w:val="009C61D7"/>
    <w:rsid w:val="009D0982"/>
    <w:rsid w:val="009F09B5"/>
    <w:rsid w:val="009F3CD8"/>
    <w:rsid w:val="009F4BE0"/>
    <w:rsid w:val="009F4F8E"/>
    <w:rsid w:val="009F60BB"/>
    <w:rsid w:val="00A01D59"/>
    <w:rsid w:val="00A0511F"/>
    <w:rsid w:val="00A0750B"/>
    <w:rsid w:val="00A118F8"/>
    <w:rsid w:val="00A16727"/>
    <w:rsid w:val="00A16828"/>
    <w:rsid w:val="00A16C27"/>
    <w:rsid w:val="00A17EB7"/>
    <w:rsid w:val="00A2106F"/>
    <w:rsid w:val="00A21228"/>
    <w:rsid w:val="00A33281"/>
    <w:rsid w:val="00A3351B"/>
    <w:rsid w:val="00A33B11"/>
    <w:rsid w:val="00A41718"/>
    <w:rsid w:val="00A43855"/>
    <w:rsid w:val="00A47B79"/>
    <w:rsid w:val="00A515A7"/>
    <w:rsid w:val="00A521CA"/>
    <w:rsid w:val="00A527F0"/>
    <w:rsid w:val="00A53130"/>
    <w:rsid w:val="00A5617D"/>
    <w:rsid w:val="00A5725E"/>
    <w:rsid w:val="00A60859"/>
    <w:rsid w:val="00A674C3"/>
    <w:rsid w:val="00A7026A"/>
    <w:rsid w:val="00A76BB5"/>
    <w:rsid w:val="00A81B9A"/>
    <w:rsid w:val="00A81C2D"/>
    <w:rsid w:val="00A8244D"/>
    <w:rsid w:val="00A82803"/>
    <w:rsid w:val="00A845CC"/>
    <w:rsid w:val="00A862DB"/>
    <w:rsid w:val="00A869A1"/>
    <w:rsid w:val="00A94626"/>
    <w:rsid w:val="00A957A1"/>
    <w:rsid w:val="00A97817"/>
    <w:rsid w:val="00AA34C4"/>
    <w:rsid w:val="00AA3B61"/>
    <w:rsid w:val="00AA48A6"/>
    <w:rsid w:val="00AA6A36"/>
    <w:rsid w:val="00AB1708"/>
    <w:rsid w:val="00AB2066"/>
    <w:rsid w:val="00AB4608"/>
    <w:rsid w:val="00AB5EF5"/>
    <w:rsid w:val="00AC3974"/>
    <w:rsid w:val="00AC6973"/>
    <w:rsid w:val="00AC7556"/>
    <w:rsid w:val="00AC7F96"/>
    <w:rsid w:val="00AD2CBF"/>
    <w:rsid w:val="00AD37A0"/>
    <w:rsid w:val="00AD39C7"/>
    <w:rsid w:val="00AD3DB7"/>
    <w:rsid w:val="00AD416D"/>
    <w:rsid w:val="00AD5E60"/>
    <w:rsid w:val="00AD686B"/>
    <w:rsid w:val="00AD74BB"/>
    <w:rsid w:val="00AE145B"/>
    <w:rsid w:val="00AE2884"/>
    <w:rsid w:val="00AE2A1C"/>
    <w:rsid w:val="00AE2B53"/>
    <w:rsid w:val="00AE5808"/>
    <w:rsid w:val="00AE6203"/>
    <w:rsid w:val="00AF2888"/>
    <w:rsid w:val="00AF3BE0"/>
    <w:rsid w:val="00AF55A7"/>
    <w:rsid w:val="00AF64A5"/>
    <w:rsid w:val="00AF6FAC"/>
    <w:rsid w:val="00B0034F"/>
    <w:rsid w:val="00B215DE"/>
    <w:rsid w:val="00B222C4"/>
    <w:rsid w:val="00B23D19"/>
    <w:rsid w:val="00B2590A"/>
    <w:rsid w:val="00B26FF6"/>
    <w:rsid w:val="00B32210"/>
    <w:rsid w:val="00B32348"/>
    <w:rsid w:val="00B351E0"/>
    <w:rsid w:val="00B36139"/>
    <w:rsid w:val="00B3741A"/>
    <w:rsid w:val="00B408EB"/>
    <w:rsid w:val="00B44959"/>
    <w:rsid w:val="00B44A43"/>
    <w:rsid w:val="00B57BDC"/>
    <w:rsid w:val="00B57DE8"/>
    <w:rsid w:val="00B64D61"/>
    <w:rsid w:val="00B67ABB"/>
    <w:rsid w:val="00B67CCD"/>
    <w:rsid w:val="00B705B1"/>
    <w:rsid w:val="00B70B1D"/>
    <w:rsid w:val="00B71742"/>
    <w:rsid w:val="00B746CB"/>
    <w:rsid w:val="00B74AD5"/>
    <w:rsid w:val="00B828D9"/>
    <w:rsid w:val="00B84201"/>
    <w:rsid w:val="00B8674A"/>
    <w:rsid w:val="00B8695E"/>
    <w:rsid w:val="00B8767E"/>
    <w:rsid w:val="00B87E7C"/>
    <w:rsid w:val="00B951A1"/>
    <w:rsid w:val="00BA0991"/>
    <w:rsid w:val="00BA12BB"/>
    <w:rsid w:val="00BA5F6A"/>
    <w:rsid w:val="00BB02F4"/>
    <w:rsid w:val="00BB2680"/>
    <w:rsid w:val="00BC0CA7"/>
    <w:rsid w:val="00BC5D61"/>
    <w:rsid w:val="00BC7DE1"/>
    <w:rsid w:val="00BD06F3"/>
    <w:rsid w:val="00BD41BF"/>
    <w:rsid w:val="00BE0000"/>
    <w:rsid w:val="00BF41D5"/>
    <w:rsid w:val="00C01405"/>
    <w:rsid w:val="00C02EB0"/>
    <w:rsid w:val="00C13EE4"/>
    <w:rsid w:val="00C17CCA"/>
    <w:rsid w:val="00C20456"/>
    <w:rsid w:val="00C20A5D"/>
    <w:rsid w:val="00C21DA1"/>
    <w:rsid w:val="00C24044"/>
    <w:rsid w:val="00C245CF"/>
    <w:rsid w:val="00C24D42"/>
    <w:rsid w:val="00C2511C"/>
    <w:rsid w:val="00C27446"/>
    <w:rsid w:val="00C31CD3"/>
    <w:rsid w:val="00C3201A"/>
    <w:rsid w:val="00C3301C"/>
    <w:rsid w:val="00C33968"/>
    <w:rsid w:val="00C3750A"/>
    <w:rsid w:val="00C4057A"/>
    <w:rsid w:val="00C428EA"/>
    <w:rsid w:val="00C438E3"/>
    <w:rsid w:val="00C45EE8"/>
    <w:rsid w:val="00C464B1"/>
    <w:rsid w:val="00C51D85"/>
    <w:rsid w:val="00C549C7"/>
    <w:rsid w:val="00C56BD4"/>
    <w:rsid w:val="00C64C22"/>
    <w:rsid w:val="00C66919"/>
    <w:rsid w:val="00C67B50"/>
    <w:rsid w:val="00C704A5"/>
    <w:rsid w:val="00C72362"/>
    <w:rsid w:val="00C72C59"/>
    <w:rsid w:val="00C7362D"/>
    <w:rsid w:val="00C7697F"/>
    <w:rsid w:val="00C76C83"/>
    <w:rsid w:val="00C80CB1"/>
    <w:rsid w:val="00C8407C"/>
    <w:rsid w:val="00CA1CDF"/>
    <w:rsid w:val="00CB3568"/>
    <w:rsid w:val="00CB3598"/>
    <w:rsid w:val="00CB3807"/>
    <w:rsid w:val="00CC1F1B"/>
    <w:rsid w:val="00CC2672"/>
    <w:rsid w:val="00CD38A6"/>
    <w:rsid w:val="00CD4334"/>
    <w:rsid w:val="00CE1F3B"/>
    <w:rsid w:val="00CE3072"/>
    <w:rsid w:val="00CE5EAC"/>
    <w:rsid w:val="00CF023E"/>
    <w:rsid w:val="00CF384B"/>
    <w:rsid w:val="00CF4A2B"/>
    <w:rsid w:val="00CF550D"/>
    <w:rsid w:val="00D014C2"/>
    <w:rsid w:val="00D0379E"/>
    <w:rsid w:val="00D04116"/>
    <w:rsid w:val="00D06044"/>
    <w:rsid w:val="00D10BEA"/>
    <w:rsid w:val="00D11B9C"/>
    <w:rsid w:val="00D11D85"/>
    <w:rsid w:val="00D13ABB"/>
    <w:rsid w:val="00D141F0"/>
    <w:rsid w:val="00D14A20"/>
    <w:rsid w:val="00D14FA4"/>
    <w:rsid w:val="00D15ED6"/>
    <w:rsid w:val="00D175CB"/>
    <w:rsid w:val="00D3022B"/>
    <w:rsid w:val="00D3786D"/>
    <w:rsid w:val="00D4016D"/>
    <w:rsid w:val="00D476D8"/>
    <w:rsid w:val="00D5000C"/>
    <w:rsid w:val="00D5156B"/>
    <w:rsid w:val="00D515A4"/>
    <w:rsid w:val="00D5316D"/>
    <w:rsid w:val="00D55549"/>
    <w:rsid w:val="00D60057"/>
    <w:rsid w:val="00D62F63"/>
    <w:rsid w:val="00D635D5"/>
    <w:rsid w:val="00D67B19"/>
    <w:rsid w:val="00D67FDF"/>
    <w:rsid w:val="00D70F48"/>
    <w:rsid w:val="00D76E69"/>
    <w:rsid w:val="00D77F46"/>
    <w:rsid w:val="00D85EBF"/>
    <w:rsid w:val="00D871B5"/>
    <w:rsid w:val="00D87708"/>
    <w:rsid w:val="00D90C10"/>
    <w:rsid w:val="00D90E76"/>
    <w:rsid w:val="00D9532D"/>
    <w:rsid w:val="00DA0416"/>
    <w:rsid w:val="00DA3B9B"/>
    <w:rsid w:val="00DA47C0"/>
    <w:rsid w:val="00DA4DF2"/>
    <w:rsid w:val="00DA64EB"/>
    <w:rsid w:val="00DB0E3B"/>
    <w:rsid w:val="00DB3A8A"/>
    <w:rsid w:val="00DB3EF2"/>
    <w:rsid w:val="00DB5AE4"/>
    <w:rsid w:val="00DB6203"/>
    <w:rsid w:val="00DB6210"/>
    <w:rsid w:val="00DB62F6"/>
    <w:rsid w:val="00DB6D58"/>
    <w:rsid w:val="00DC1346"/>
    <w:rsid w:val="00DC3FDE"/>
    <w:rsid w:val="00DC416C"/>
    <w:rsid w:val="00DC59BC"/>
    <w:rsid w:val="00DD2ADB"/>
    <w:rsid w:val="00DD3597"/>
    <w:rsid w:val="00DD6FB8"/>
    <w:rsid w:val="00DE0AAD"/>
    <w:rsid w:val="00DE134F"/>
    <w:rsid w:val="00DE2722"/>
    <w:rsid w:val="00DE377D"/>
    <w:rsid w:val="00DE4B0B"/>
    <w:rsid w:val="00DE5E9A"/>
    <w:rsid w:val="00DF0B06"/>
    <w:rsid w:val="00DF1E9D"/>
    <w:rsid w:val="00DF5131"/>
    <w:rsid w:val="00DF5698"/>
    <w:rsid w:val="00DF61B8"/>
    <w:rsid w:val="00DF6F98"/>
    <w:rsid w:val="00E0165B"/>
    <w:rsid w:val="00E01BA9"/>
    <w:rsid w:val="00E02223"/>
    <w:rsid w:val="00E0237D"/>
    <w:rsid w:val="00E0456D"/>
    <w:rsid w:val="00E0678F"/>
    <w:rsid w:val="00E074D7"/>
    <w:rsid w:val="00E126D3"/>
    <w:rsid w:val="00E13E40"/>
    <w:rsid w:val="00E14A47"/>
    <w:rsid w:val="00E16014"/>
    <w:rsid w:val="00E1602C"/>
    <w:rsid w:val="00E16388"/>
    <w:rsid w:val="00E22EE6"/>
    <w:rsid w:val="00E24D8C"/>
    <w:rsid w:val="00E2762F"/>
    <w:rsid w:val="00E300CA"/>
    <w:rsid w:val="00E32BB0"/>
    <w:rsid w:val="00E527B5"/>
    <w:rsid w:val="00E54815"/>
    <w:rsid w:val="00E549DF"/>
    <w:rsid w:val="00E60D77"/>
    <w:rsid w:val="00E61D4F"/>
    <w:rsid w:val="00E66A38"/>
    <w:rsid w:val="00E701A4"/>
    <w:rsid w:val="00E737D2"/>
    <w:rsid w:val="00E752BD"/>
    <w:rsid w:val="00E754B0"/>
    <w:rsid w:val="00E75BF8"/>
    <w:rsid w:val="00E773A6"/>
    <w:rsid w:val="00E81CA3"/>
    <w:rsid w:val="00E822B2"/>
    <w:rsid w:val="00E8307E"/>
    <w:rsid w:val="00E840CF"/>
    <w:rsid w:val="00E84142"/>
    <w:rsid w:val="00E87A0F"/>
    <w:rsid w:val="00E90D10"/>
    <w:rsid w:val="00E94708"/>
    <w:rsid w:val="00EA11A6"/>
    <w:rsid w:val="00EA19CF"/>
    <w:rsid w:val="00EA3200"/>
    <w:rsid w:val="00EA3D2C"/>
    <w:rsid w:val="00EA4080"/>
    <w:rsid w:val="00EA4522"/>
    <w:rsid w:val="00EA6253"/>
    <w:rsid w:val="00EA7BD1"/>
    <w:rsid w:val="00EB1F01"/>
    <w:rsid w:val="00EB4723"/>
    <w:rsid w:val="00EB4B0D"/>
    <w:rsid w:val="00EB6764"/>
    <w:rsid w:val="00EB7903"/>
    <w:rsid w:val="00EB7B3D"/>
    <w:rsid w:val="00EC60EF"/>
    <w:rsid w:val="00EC7AF9"/>
    <w:rsid w:val="00ED0831"/>
    <w:rsid w:val="00ED145F"/>
    <w:rsid w:val="00ED3C3C"/>
    <w:rsid w:val="00ED43DD"/>
    <w:rsid w:val="00ED4424"/>
    <w:rsid w:val="00ED6A5B"/>
    <w:rsid w:val="00ED7CA2"/>
    <w:rsid w:val="00EE50F2"/>
    <w:rsid w:val="00EE7E85"/>
    <w:rsid w:val="00EF1CE7"/>
    <w:rsid w:val="00EF371F"/>
    <w:rsid w:val="00EF5DB7"/>
    <w:rsid w:val="00EF60C1"/>
    <w:rsid w:val="00EF65B7"/>
    <w:rsid w:val="00EF721A"/>
    <w:rsid w:val="00EF75E6"/>
    <w:rsid w:val="00F01D2F"/>
    <w:rsid w:val="00F0308A"/>
    <w:rsid w:val="00F05708"/>
    <w:rsid w:val="00F06E8E"/>
    <w:rsid w:val="00F0767F"/>
    <w:rsid w:val="00F14135"/>
    <w:rsid w:val="00F14B8A"/>
    <w:rsid w:val="00F17C7E"/>
    <w:rsid w:val="00F2141E"/>
    <w:rsid w:val="00F25A0B"/>
    <w:rsid w:val="00F336D3"/>
    <w:rsid w:val="00F356C8"/>
    <w:rsid w:val="00F35802"/>
    <w:rsid w:val="00F35B8E"/>
    <w:rsid w:val="00F424ED"/>
    <w:rsid w:val="00F44BBA"/>
    <w:rsid w:val="00F45838"/>
    <w:rsid w:val="00F46C1D"/>
    <w:rsid w:val="00F46FE4"/>
    <w:rsid w:val="00F535F0"/>
    <w:rsid w:val="00F5389E"/>
    <w:rsid w:val="00F5489C"/>
    <w:rsid w:val="00F60516"/>
    <w:rsid w:val="00F6189A"/>
    <w:rsid w:val="00F65B95"/>
    <w:rsid w:val="00F6699F"/>
    <w:rsid w:val="00F70A85"/>
    <w:rsid w:val="00F7231E"/>
    <w:rsid w:val="00F834E8"/>
    <w:rsid w:val="00F84A6B"/>
    <w:rsid w:val="00F86BC8"/>
    <w:rsid w:val="00F93D75"/>
    <w:rsid w:val="00F94DB4"/>
    <w:rsid w:val="00F94FC5"/>
    <w:rsid w:val="00F96942"/>
    <w:rsid w:val="00F9753F"/>
    <w:rsid w:val="00FA10D1"/>
    <w:rsid w:val="00FA1E5E"/>
    <w:rsid w:val="00FA248C"/>
    <w:rsid w:val="00FA34B5"/>
    <w:rsid w:val="00FA386D"/>
    <w:rsid w:val="00FA3F98"/>
    <w:rsid w:val="00FA5CDF"/>
    <w:rsid w:val="00FA5D95"/>
    <w:rsid w:val="00FA627C"/>
    <w:rsid w:val="00FC3214"/>
    <w:rsid w:val="00FC4C22"/>
    <w:rsid w:val="00FC4FC0"/>
    <w:rsid w:val="00FC5433"/>
    <w:rsid w:val="00FC5D33"/>
    <w:rsid w:val="00FD1AEA"/>
    <w:rsid w:val="00FD4C89"/>
    <w:rsid w:val="00FE15AA"/>
    <w:rsid w:val="00FE1F32"/>
    <w:rsid w:val="00FE28AD"/>
    <w:rsid w:val="00FE2904"/>
    <w:rsid w:val="00FE777A"/>
    <w:rsid w:val="00FE790B"/>
    <w:rsid w:val="00FF1D77"/>
    <w:rsid w:val="00FF21FD"/>
    <w:rsid w:val="00FF2879"/>
    <w:rsid w:val="00FF5319"/>
    <w:rsid w:val="00FF5898"/>
    <w:rsid w:val="00FF6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13ABE"/>
  <w15:chartTrackingRefBased/>
  <w15:docId w15:val="{37FBF85E-C4B4-4DCD-A4BF-F8353DB0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FB8"/>
  </w:style>
  <w:style w:type="paragraph" w:styleId="Heading1">
    <w:name w:val="heading 1"/>
    <w:basedOn w:val="Normal"/>
    <w:next w:val="Normal"/>
    <w:link w:val="Heading1Char"/>
    <w:uiPriority w:val="9"/>
    <w:qFormat/>
    <w:rsid w:val="000E6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D74"/>
    <w:rPr>
      <w:rFonts w:eastAsiaTheme="majorEastAsia" w:cstheme="majorBidi"/>
      <w:color w:val="272727" w:themeColor="text1" w:themeTint="D8"/>
    </w:rPr>
  </w:style>
  <w:style w:type="paragraph" w:styleId="Title">
    <w:name w:val="Title"/>
    <w:basedOn w:val="Normal"/>
    <w:next w:val="Normal"/>
    <w:link w:val="TitleChar"/>
    <w:uiPriority w:val="10"/>
    <w:qFormat/>
    <w:rsid w:val="000E6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D74"/>
    <w:pPr>
      <w:spacing w:before="160"/>
      <w:jc w:val="center"/>
    </w:pPr>
    <w:rPr>
      <w:i/>
      <w:iCs/>
      <w:color w:val="404040" w:themeColor="text1" w:themeTint="BF"/>
    </w:rPr>
  </w:style>
  <w:style w:type="character" w:customStyle="1" w:styleId="QuoteChar">
    <w:name w:val="Quote Char"/>
    <w:basedOn w:val="DefaultParagraphFont"/>
    <w:link w:val="Quote"/>
    <w:uiPriority w:val="29"/>
    <w:rsid w:val="000E6D74"/>
    <w:rPr>
      <w:i/>
      <w:iCs/>
      <w:color w:val="404040" w:themeColor="text1" w:themeTint="BF"/>
    </w:rPr>
  </w:style>
  <w:style w:type="paragraph" w:styleId="ListParagraph">
    <w:name w:val="List Paragraph"/>
    <w:basedOn w:val="Normal"/>
    <w:uiPriority w:val="34"/>
    <w:qFormat/>
    <w:rsid w:val="000E6D74"/>
    <w:pPr>
      <w:ind w:left="720"/>
      <w:contextualSpacing/>
    </w:pPr>
  </w:style>
  <w:style w:type="character" w:styleId="IntenseEmphasis">
    <w:name w:val="Intense Emphasis"/>
    <w:basedOn w:val="DefaultParagraphFont"/>
    <w:uiPriority w:val="21"/>
    <w:qFormat/>
    <w:rsid w:val="000E6D74"/>
    <w:rPr>
      <w:i/>
      <w:iCs/>
      <w:color w:val="0F4761" w:themeColor="accent1" w:themeShade="BF"/>
    </w:rPr>
  </w:style>
  <w:style w:type="paragraph" w:styleId="IntenseQuote">
    <w:name w:val="Intense Quote"/>
    <w:basedOn w:val="Normal"/>
    <w:next w:val="Normal"/>
    <w:link w:val="IntenseQuoteChar"/>
    <w:uiPriority w:val="30"/>
    <w:qFormat/>
    <w:rsid w:val="000E6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D74"/>
    <w:rPr>
      <w:i/>
      <w:iCs/>
      <w:color w:val="0F4761" w:themeColor="accent1" w:themeShade="BF"/>
    </w:rPr>
  </w:style>
  <w:style w:type="character" w:styleId="IntenseReference">
    <w:name w:val="Intense Reference"/>
    <w:basedOn w:val="DefaultParagraphFont"/>
    <w:uiPriority w:val="32"/>
    <w:qFormat/>
    <w:rsid w:val="000E6D74"/>
    <w:rPr>
      <w:b/>
      <w:bCs/>
      <w:smallCaps/>
      <w:color w:val="0F4761" w:themeColor="accent1" w:themeShade="BF"/>
      <w:spacing w:val="5"/>
    </w:rPr>
  </w:style>
  <w:style w:type="character" w:styleId="LineNumber">
    <w:name w:val="line number"/>
    <w:basedOn w:val="DefaultParagraphFont"/>
    <w:uiPriority w:val="99"/>
    <w:semiHidden/>
    <w:unhideWhenUsed/>
    <w:rsid w:val="000E6D74"/>
  </w:style>
  <w:style w:type="table" w:styleId="TableGrid">
    <w:name w:val="Table Grid"/>
    <w:basedOn w:val="TableNormal"/>
    <w:uiPriority w:val="39"/>
    <w:rsid w:val="00B25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E5E9A"/>
    <w:pPr>
      <w:spacing w:after="200" w:line="240" w:lineRule="auto"/>
    </w:pPr>
    <w:rPr>
      <w:i/>
      <w:iCs/>
      <w:color w:val="0E2841" w:themeColor="text2"/>
      <w:sz w:val="18"/>
      <w:szCs w:val="18"/>
    </w:rPr>
  </w:style>
  <w:style w:type="character" w:styleId="Hyperlink">
    <w:name w:val="Hyperlink"/>
    <w:basedOn w:val="DefaultParagraphFont"/>
    <w:uiPriority w:val="99"/>
    <w:unhideWhenUsed/>
    <w:rsid w:val="00AF6FAC"/>
    <w:rPr>
      <w:color w:val="467886" w:themeColor="hyperlink"/>
      <w:u w:val="single"/>
    </w:rPr>
  </w:style>
  <w:style w:type="character" w:styleId="UnresolvedMention">
    <w:name w:val="Unresolved Mention"/>
    <w:basedOn w:val="DefaultParagraphFont"/>
    <w:uiPriority w:val="99"/>
    <w:semiHidden/>
    <w:unhideWhenUsed/>
    <w:rsid w:val="00AF6FAC"/>
    <w:rPr>
      <w:color w:val="605E5C"/>
      <w:shd w:val="clear" w:color="auto" w:fill="E1DFDD"/>
    </w:rPr>
  </w:style>
  <w:style w:type="paragraph" w:styleId="NormalWeb">
    <w:name w:val="Normal (Web)"/>
    <w:basedOn w:val="Normal"/>
    <w:uiPriority w:val="99"/>
    <w:semiHidden/>
    <w:unhideWhenUsed/>
    <w:rsid w:val="00A3351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27A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gpblgr.ac.in/automobile-engineering/" TargetMode="External"/><Relationship Id="rId26" Type="http://schemas.openxmlformats.org/officeDocument/2006/relationships/hyperlink" Target="https://www.ryrob.com/headline-analyzer/" TargetMode="External"/><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hyperlink" Target="https://www.caranddriver.com/features/a41103863/hydrogen-cars-fcev/" TargetMode="External"/><Relationship Id="rId42" Type="http://schemas.openxmlformats.org/officeDocument/2006/relationships/hyperlink" Target="http://www.grammarly.com/ai-detector" TargetMode="External"/><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bloggercap.info/electric-cars-and-price-in-india/"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avif"/><Relationship Id="rId24" Type="http://schemas.openxmlformats.org/officeDocument/2006/relationships/image" Target="media/image11.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1.jpe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0.png"/><Relationship Id="rId28" Type="http://schemas.openxmlformats.org/officeDocument/2006/relationships/hyperlink" Target="https://www.bloggercap.info/?p=18178&amp;preview=true" TargetMode="External"/><Relationship Id="rId36" Type="http://schemas.openxmlformats.org/officeDocument/2006/relationships/image" Target="media/image17.png"/><Relationship Id="rId10" Type="http://schemas.openxmlformats.org/officeDocument/2006/relationships/hyperlink" Target="https://pngtree.com/freebackground/modern-car-assembly-line-automotive-factory-stock-photo_15756406.html" TargetMode="External"/><Relationship Id="rId19" Type="http://schemas.openxmlformats.org/officeDocument/2006/relationships/image" Target="media/image8.png"/><Relationship Id="rId31" Type="http://schemas.openxmlformats.org/officeDocument/2006/relationships/hyperlink" Target="https://www.bloggercap.info/learn-car-manufacturing/" TargetMode="External"/><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vecteezy.com/free-photos/automotive-engineering" TargetMode="External"/><Relationship Id="rId22" Type="http://schemas.openxmlformats.org/officeDocument/2006/relationships/hyperlink" Target="https://www.traffic-masters.net/tools/meta-title-checker/" TargetMode="External"/><Relationship Id="rId27" Type="http://schemas.openxmlformats.org/officeDocument/2006/relationships/image" Target="media/image12.png"/><Relationship Id="rId30" Type="http://schemas.openxmlformats.org/officeDocument/2006/relationships/hyperlink" Target="https://www.bloggercap.info/electric-cars-and-price-in-india/" TargetMode="External"/><Relationship Id="rId35" Type="http://schemas.openxmlformats.org/officeDocument/2006/relationships/image" Target="media/image16.png"/><Relationship Id="rId43" Type="http://schemas.openxmlformats.org/officeDocument/2006/relationships/hyperlink" Target="http://www.duplichecker.com"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www.surrey.ac.uk/postgraduate/automotive-engineering-phd" TargetMode="External"/><Relationship Id="rId17" Type="http://schemas.openxmlformats.org/officeDocument/2006/relationships/hyperlink" Target="https://www.caranddriver.com/features/a41103863/hydrogen-cars-fcev/" TargetMode="External"/><Relationship Id="rId25" Type="http://schemas.openxmlformats.org/officeDocument/2006/relationships/hyperlink" Target="https://www.mangools.com/free-seo-tools/serp-simulator" TargetMode="External"/><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fontTable" Target="fontTable.xml"/><Relationship Id="rId20" Type="http://schemas.openxmlformats.org/officeDocument/2006/relationships/hyperlink" Target="https://www.bloggercap.info/learn-car-manufacturing/" TargetMode="External"/><Relationship Id="rId4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02B20-F306-4BD2-BB19-E9D413BBA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2583</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Acharjee</dc:creator>
  <cp:keywords/>
  <dc:description/>
  <cp:lastModifiedBy>Aniket Acharjee</cp:lastModifiedBy>
  <cp:revision>2</cp:revision>
  <dcterms:created xsi:type="dcterms:W3CDTF">2026-08-05T16:12:00Z</dcterms:created>
  <dcterms:modified xsi:type="dcterms:W3CDTF">2026-08-05T16:12:00Z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f3371762-57f7-4403-a6a5-7be373219202</vt:lpwstr>
  </property>
</Properties>
</file>